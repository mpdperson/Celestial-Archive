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83266" w14:textId="6A772992" w:rsidR="00926006" w:rsidRDefault="00926006">
      <w:pPr>
        <w:jc w:val="center"/>
        <w:rPr>
          <w:ins w:id="0" w:author="Anonymous" w:date="2021-03-16T21:40:00Z"/>
          <w:del w:id="1" w:author="Gaming Joe" w:date="2021-03-26T15:54:00Z"/>
        </w:rPr>
      </w:pPr>
    </w:p>
    <w:p w14:paraId="47D265C5" w14:textId="47F6F87E" w:rsidR="00926006" w:rsidRDefault="00B22BF0">
      <w:pPr>
        <w:jc w:val="center"/>
      </w:pPr>
      <w:r>
        <w:rPr>
          <w:noProof/>
        </w:rPr>
        <w:drawing>
          <wp:inline distT="114300" distB="114300" distL="114300" distR="114300" wp14:anchorId="2BD93C78" wp14:editId="47F1978B">
            <wp:extent cx="4572000" cy="3181350"/>
            <wp:effectExtent l="0" t="0" r="0" b="0"/>
            <wp:docPr id="1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71400" w14:textId="77777777" w:rsidR="00926006" w:rsidRDefault="00B22BF0">
      <w:pPr>
        <w:pStyle w:val="Heading2"/>
      </w:pPr>
      <w:bookmarkStart w:id="2" w:name="_dmksoox1rw5h" w:colFirst="0" w:colLast="0"/>
      <w:bookmarkEnd w:id="2"/>
      <w:r>
        <w:t>This document contains a list of the jumps listed in the Celestial Forge Revised. Links will be added over time.</w:t>
      </w:r>
    </w:p>
    <w:p w14:paraId="57E7313F" w14:textId="68A7E4B2" w:rsidR="00926006" w:rsidRDefault="00B22BF0">
      <w:pPr>
        <w:pStyle w:val="Heading2"/>
      </w:pPr>
      <w:bookmarkStart w:id="3" w:name="_vzi73m5b1ips" w:colFirst="0" w:colLast="0"/>
      <w:bookmarkEnd w:id="3"/>
      <w:r>
        <w:t>===A===</w:t>
      </w:r>
    </w:p>
    <w:p w14:paraId="5B59116E" w14:textId="77777777" w:rsidR="00926006" w:rsidRDefault="00B22BF0">
      <w:hyperlink r:id="rId5">
        <w:r>
          <w:rPr>
            <w:color w:val="1155CC"/>
            <w:u w:val="single"/>
          </w:rPr>
          <w:t>Ace Combat</w:t>
        </w:r>
      </w:hyperlink>
    </w:p>
    <w:p w14:paraId="02FE971C" w14:textId="77777777" w:rsidR="00926006" w:rsidRDefault="00B22BF0">
      <w:hyperlink r:id="rId6">
        <w:r>
          <w:rPr>
            <w:color w:val="1155CC"/>
            <w:u w:val="single"/>
          </w:rPr>
          <w:t>Achron</w:t>
        </w:r>
      </w:hyperlink>
    </w:p>
    <w:p w14:paraId="7BF7C118" w14:textId="77777777" w:rsidR="00926006" w:rsidRDefault="00B22BF0">
      <w:hyperlink r:id="rId7">
        <w:r>
          <w:rPr>
            <w:color w:val="1155CC"/>
            <w:u w:val="single"/>
          </w:rPr>
          <w:t>Actraiser</w:t>
        </w:r>
      </w:hyperlink>
    </w:p>
    <w:p w14:paraId="6AB7B133" w14:textId="77777777" w:rsidR="00926006" w:rsidRDefault="00B22BF0">
      <w:hyperlink r:id="rId8">
        <w:r>
          <w:rPr>
            <w:color w:val="1155CC"/>
            <w:u w:val="single"/>
          </w:rPr>
          <w:t>Adventure Time</w:t>
        </w:r>
      </w:hyperlink>
    </w:p>
    <w:p w14:paraId="2415EFA2" w14:textId="77777777" w:rsidR="00926006" w:rsidRDefault="00B22BF0">
      <w:hyperlink r:id="rId9">
        <w:r>
          <w:rPr>
            <w:color w:val="1155CC"/>
            <w:u w:val="single"/>
          </w:rPr>
          <w:t>Against the Gods!</w:t>
        </w:r>
      </w:hyperlink>
    </w:p>
    <w:p w14:paraId="7896E839" w14:textId="77777777" w:rsidR="00926006" w:rsidRDefault="00B22BF0">
      <w:hyperlink r:id="rId10">
        <w:r>
          <w:rPr>
            <w:color w:val="1155CC"/>
            <w:u w:val="single"/>
          </w:rPr>
          <w:t>Age of Mythology</w:t>
        </w:r>
      </w:hyperlink>
    </w:p>
    <w:p w14:paraId="5057D2C2" w14:textId="77777777" w:rsidR="00926006" w:rsidRDefault="00B22BF0">
      <w:hyperlink r:id="rId11">
        <w:r>
          <w:rPr>
            <w:color w:val="1155CC"/>
            <w:u w:val="single"/>
          </w:rPr>
          <w:t>Age of Wonders II</w:t>
        </w:r>
      </w:hyperlink>
    </w:p>
    <w:p w14:paraId="543D46A6" w14:textId="77777777" w:rsidR="00926006" w:rsidRDefault="00B22BF0">
      <w:hyperlink r:id="rId12">
        <w:r>
          <w:rPr>
            <w:color w:val="1155CC"/>
            <w:u w:val="single"/>
          </w:rPr>
          <w:t>Aion</w:t>
        </w:r>
      </w:hyperlink>
    </w:p>
    <w:p w14:paraId="4DCC36E7" w14:textId="77777777" w:rsidR="00926006" w:rsidRDefault="00B22BF0">
      <w:hyperlink r:id="rId13">
        <w:r>
          <w:rPr>
            <w:color w:val="1155CC"/>
            <w:u w:val="single"/>
          </w:rPr>
          <w:t>Aion SB</w:t>
        </w:r>
      </w:hyperlink>
    </w:p>
    <w:p w14:paraId="2E632BA3" w14:textId="77777777" w:rsidR="00926006" w:rsidRDefault="00B22BF0">
      <w:hyperlink r:id="rId14">
        <w:r>
          <w:rPr>
            <w:color w:val="1155CC"/>
            <w:u w:val="single"/>
          </w:rPr>
          <w:t>Akame ga Kill</w:t>
        </w:r>
      </w:hyperlink>
    </w:p>
    <w:p w14:paraId="2D8DDF63" w14:textId="77777777" w:rsidR="00926006" w:rsidRDefault="00B22BF0">
      <w:hyperlink r:id="rId15">
        <w:r>
          <w:rPr>
            <w:color w:val="1155CC"/>
            <w:u w:val="single"/>
          </w:rPr>
          <w:t>Aliens vs Predator</w:t>
        </w:r>
      </w:hyperlink>
    </w:p>
    <w:p w14:paraId="36BFA445" w14:textId="77777777" w:rsidR="00926006" w:rsidRDefault="00B22BF0">
      <w:hyperlink r:id="rId16">
        <w:r>
          <w:rPr>
            <w:color w:val="1155CC"/>
            <w:u w:val="single"/>
          </w:rPr>
          <w:t>Alpha Centauri</w:t>
        </w:r>
      </w:hyperlink>
    </w:p>
    <w:p w14:paraId="710DB398" w14:textId="77777777" w:rsidR="00926006" w:rsidRDefault="00B22BF0">
      <w:hyperlink r:id="rId17">
        <w:r>
          <w:rPr>
            <w:color w:val="1155CC"/>
            <w:u w:val="single"/>
          </w:rPr>
          <w:t>Al</w:t>
        </w:r>
        <w:r>
          <w:rPr>
            <w:color w:val="1155CC"/>
            <w:u w:val="single"/>
          </w:rPr>
          <w:t>pha Protocol</w:t>
        </w:r>
      </w:hyperlink>
    </w:p>
    <w:p w14:paraId="35AFC7D4" w14:textId="77777777" w:rsidR="00926006" w:rsidRDefault="00B22BF0">
      <w:hyperlink r:id="rId18">
        <w:r>
          <w:rPr>
            <w:color w:val="1155CC"/>
            <w:u w:val="single"/>
          </w:rPr>
          <w:t>Alterworld D. Rus</w:t>
        </w:r>
      </w:hyperlink>
    </w:p>
    <w:p w14:paraId="3391E25D" w14:textId="77777777" w:rsidR="00926006" w:rsidRDefault="00B22BF0">
      <w:hyperlink r:id="rId19">
        <w:r>
          <w:rPr>
            <w:color w:val="1155CC"/>
            <w:u w:val="single"/>
          </w:rPr>
          <w:t>Anarchy Reigns</w:t>
        </w:r>
      </w:hyperlink>
    </w:p>
    <w:p w14:paraId="7EA5D529" w14:textId="77777777" w:rsidR="00926006" w:rsidRDefault="00B22BF0">
      <w:hyperlink r:id="rId20">
        <w:r>
          <w:rPr>
            <w:color w:val="1155CC"/>
            <w:u w:val="single"/>
          </w:rPr>
          <w:t>Andromeda</w:t>
        </w:r>
      </w:hyperlink>
    </w:p>
    <w:p w14:paraId="3AEF7BC2" w14:textId="77777777" w:rsidR="00926006" w:rsidRDefault="00B22BF0">
      <w:hyperlink r:id="rId21">
        <w:r>
          <w:rPr>
            <w:color w:val="1155CC"/>
            <w:u w:val="single"/>
          </w:rPr>
          <w:t>Anima Beyond Fantasy</w:t>
        </w:r>
      </w:hyperlink>
    </w:p>
    <w:p w14:paraId="106B90AE" w14:textId="77777777" w:rsidR="00926006" w:rsidRDefault="00B22BF0">
      <w:hyperlink r:id="rId22">
        <w:r>
          <w:rPr>
            <w:color w:val="1155CC"/>
            <w:u w:val="single"/>
          </w:rPr>
          <w:t>Anno 2070</w:t>
        </w:r>
      </w:hyperlink>
    </w:p>
    <w:p w14:paraId="099A1677" w14:textId="77777777" w:rsidR="00926006" w:rsidRDefault="00B22BF0">
      <w:hyperlink r:id="rId23">
        <w:r>
          <w:rPr>
            <w:color w:val="1155CC"/>
            <w:u w:val="single"/>
          </w:rPr>
          <w:t>Anthem</w:t>
        </w:r>
      </w:hyperlink>
    </w:p>
    <w:p w14:paraId="775C8FFF" w14:textId="77777777" w:rsidR="00926006" w:rsidRDefault="00B22BF0">
      <w:hyperlink r:id="rId24">
        <w:r>
          <w:rPr>
            <w:color w:val="1155CC"/>
            <w:u w:val="single"/>
          </w:rPr>
          <w:t>Ar Tonelico</w:t>
        </w:r>
      </w:hyperlink>
    </w:p>
    <w:p w14:paraId="350D0F64" w14:textId="77777777" w:rsidR="00926006" w:rsidRDefault="00B22BF0">
      <w:hyperlink r:id="rId25">
        <w:r>
          <w:rPr>
            <w:color w:val="1155CC"/>
            <w:u w:val="single"/>
          </w:rPr>
          <w:t>Arcanum of Steamworks and Magic Obscura</w:t>
        </w:r>
      </w:hyperlink>
    </w:p>
    <w:p w14:paraId="51143C94" w14:textId="77777777" w:rsidR="00926006" w:rsidRDefault="00B22BF0">
      <w:hyperlink r:id="rId26">
        <w:r>
          <w:rPr>
            <w:color w:val="1155CC"/>
            <w:u w:val="single"/>
          </w:rPr>
          <w:t>Archer</w:t>
        </w:r>
      </w:hyperlink>
    </w:p>
    <w:p w14:paraId="1064DE06" w14:textId="77777777" w:rsidR="00926006" w:rsidRDefault="00B22BF0">
      <w:hyperlink r:id="rId27">
        <w:r>
          <w:rPr>
            <w:color w:val="1155CC"/>
            <w:u w:val="single"/>
          </w:rPr>
          <w:t>ARIA</w:t>
        </w:r>
      </w:hyperlink>
    </w:p>
    <w:p w14:paraId="08A64102" w14:textId="77777777" w:rsidR="00926006" w:rsidRDefault="00B22BF0">
      <w:hyperlink r:id="rId28">
        <w:r>
          <w:rPr>
            <w:color w:val="1155CC"/>
            <w:u w:val="single"/>
          </w:rPr>
          <w:t>Arifureta Shokugyou de Sekai Saikyo</w:t>
        </w:r>
      </w:hyperlink>
    </w:p>
    <w:p w14:paraId="6D189F5F" w14:textId="77777777" w:rsidR="00926006" w:rsidRDefault="00B22BF0">
      <w:hyperlink r:id="rId29">
        <w:r>
          <w:rPr>
            <w:color w:val="1155CC"/>
            <w:u w:val="single"/>
          </w:rPr>
          <w:t>Arknights</w:t>
        </w:r>
      </w:hyperlink>
    </w:p>
    <w:p w14:paraId="64A701CF" w14:textId="77777777" w:rsidR="00926006" w:rsidRDefault="00B22BF0">
      <w:hyperlink r:id="rId30">
        <w:r>
          <w:rPr>
            <w:color w:val="1155CC"/>
            <w:u w:val="single"/>
          </w:rPr>
          <w:t>Armored Core Classic</w:t>
        </w:r>
      </w:hyperlink>
    </w:p>
    <w:p w14:paraId="75FD5D9A" w14:textId="77777777" w:rsidR="00926006" w:rsidRDefault="00B22BF0">
      <w:hyperlink r:id="rId31">
        <w:r>
          <w:rPr>
            <w:color w:val="1155CC"/>
            <w:u w:val="single"/>
          </w:rPr>
          <w:t>Arpeggio of Blue Steel</w:t>
        </w:r>
      </w:hyperlink>
    </w:p>
    <w:p w14:paraId="13FCE35F" w14:textId="77777777" w:rsidR="00926006" w:rsidRDefault="00B22BF0">
      <w:hyperlink r:id="rId32">
        <w:r>
          <w:rPr>
            <w:color w:val="1155CC"/>
            <w:u w:val="single"/>
          </w:rPr>
          <w:t>Ars Magica</w:t>
        </w:r>
      </w:hyperlink>
    </w:p>
    <w:p w14:paraId="67AB61E4" w14:textId="77777777" w:rsidR="00926006" w:rsidRDefault="00B22BF0">
      <w:hyperlink r:id="rId33">
        <w:r>
          <w:rPr>
            <w:color w:val="1155CC"/>
            <w:u w:val="single"/>
          </w:rPr>
          <w:t>Artemis Fowl</w:t>
        </w:r>
      </w:hyperlink>
    </w:p>
    <w:p w14:paraId="34D75261" w14:textId="77777777" w:rsidR="00926006" w:rsidRDefault="00B22BF0">
      <w:hyperlink r:id="rId34">
        <w:r>
          <w:rPr>
            <w:color w:val="1155CC"/>
            <w:u w:val="single"/>
          </w:rPr>
          <w:t>Assassination Classroom</w:t>
        </w:r>
      </w:hyperlink>
    </w:p>
    <w:p w14:paraId="438011F4" w14:textId="77777777" w:rsidR="00926006" w:rsidRDefault="00B22BF0">
      <w:hyperlink r:id="rId35">
        <w:r>
          <w:rPr>
            <w:color w:val="1155CC"/>
            <w:u w:val="single"/>
          </w:rPr>
          <w:t>Assassin’s Creed</w:t>
        </w:r>
      </w:hyperlink>
    </w:p>
    <w:p w14:paraId="233D98C1" w14:textId="77777777" w:rsidR="00926006" w:rsidRDefault="00B22BF0">
      <w:hyperlink r:id="rId36">
        <w:r>
          <w:rPr>
            <w:color w:val="1155CC"/>
            <w:u w:val="single"/>
          </w:rPr>
          <w:t>Assassin’s Creed Odyssey</w:t>
        </w:r>
      </w:hyperlink>
    </w:p>
    <w:p w14:paraId="0D19F929" w14:textId="77777777" w:rsidR="00926006" w:rsidRDefault="00B22BF0">
      <w:hyperlink r:id="rId37">
        <w:r>
          <w:rPr>
            <w:color w:val="1155CC"/>
            <w:u w:val="single"/>
          </w:rPr>
          <w:t>Asterix the Gaul</w:t>
        </w:r>
      </w:hyperlink>
    </w:p>
    <w:p w14:paraId="38785397" w14:textId="77777777" w:rsidR="00926006" w:rsidRDefault="00B22BF0">
      <w:hyperlink r:id="rId38">
        <w:r>
          <w:rPr>
            <w:color w:val="1155CC"/>
            <w:u w:val="single"/>
          </w:rPr>
          <w:t>Asura’s Wrath</w:t>
        </w:r>
      </w:hyperlink>
    </w:p>
    <w:p w14:paraId="7B2B9C72" w14:textId="77777777" w:rsidR="00926006" w:rsidRDefault="00B22BF0">
      <w:hyperlink r:id="rId39">
        <w:r>
          <w:rPr>
            <w:color w:val="1155CC"/>
            <w:u w:val="single"/>
          </w:rPr>
          <w:t>Atelier: Arland Trilogy</w:t>
        </w:r>
      </w:hyperlink>
    </w:p>
    <w:p w14:paraId="531DC463" w14:textId="77777777" w:rsidR="00926006" w:rsidRDefault="00B22BF0">
      <w:hyperlink r:id="rId40">
        <w:r>
          <w:rPr>
            <w:color w:val="1155CC"/>
            <w:u w:val="single"/>
          </w:rPr>
          <w:t>The Avengers - Earth’s Mightiest Heroes</w:t>
        </w:r>
      </w:hyperlink>
    </w:p>
    <w:p w14:paraId="3803F749" w14:textId="77777777" w:rsidR="00926006" w:rsidRDefault="00B22BF0">
      <w:hyperlink r:id="rId41">
        <w:r>
          <w:rPr>
            <w:color w:val="1155CC"/>
            <w:u w:val="single"/>
          </w:rPr>
          <w:t>Avernum</w:t>
        </w:r>
      </w:hyperlink>
    </w:p>
    <w:p w14:paraId="0B3285E3" w14:textId="77777777" w:rsidR="00926006" w:rsidRDefault="00B22BF0">
      <w:hyperlink r:id="rId42">
        <w:r>
          <w:rPr>
            <w:color w:val="1155CC"/>
            <w:u w:val="single"/>
          </w:rPr>
          <w:t>Azeroth</w:t>
        </w:r>
      </w:hyperlink>
    </w:p>
    <w:p w14:paraId="2C470B31" w14:textId="77777777" w:rsidR="00926006" w:rsidRDefault="00B22BF0">
      <w:hyperlink r:id="rId43">
        <w:r>
          <w:rPr>
            <w:color w:val="1155CC"/>
            <w:u w:val="single"/>
          </w:rPr>
          <w:t>Azur Lane</w:t>
        </w:r>
      </w:hyperlink>
    </w:p>
    <w:p w14:paraId="3C851358" w14:textId="77777777" w:rsidR="00926006" w:rsidRDefault="00926006"/>
    <w:p w14:paraId="5843E7D1" w14:textId="77777777" w:rsidR="00926006" w:rsidRDefault="00926006"/>
    <w:p w14:paraId="40211664" w14:textId="77777777" w:rsidR="00926006" w:rsidRDefault="00B22BF0">
      <w:r>
        <w:br w:type="page"/>
      </w:r>
    </w:p>
    <w:p w14:paraId="5064CF85" w14:textId="77777777" w:rsidR="00926006" w:rsidRDefault="00B22BF0">
      <w:pPr>
        <w:pStyle w:val="Heading2"/>
      </w:pPr>
      <w:bookmarkStart w:id="4" w:name="_jdnjmmy14d4g" w:colFirst="0" w:colLast="0"/>
      <w:bookmarkEnd w:id="4"/>
      <w:r>
        <w:lastRenderedPageBreak/>
        <w:t>===B===</w:t>
      </w:r>
    </w:p>
    <w:p w14:paraId="467A0F50" w14:textId="77777777" w:rsidR="00926006" w:rsidRDefault="00B22BF0">
      <w:hyperlink r:id="rId44">
        <w:r>
          <w:rPr>
            <w:color w:val="1155CC"/>
            <w:u w:val="single"/>
          </w:rPr>
          <w:t>Babylon 5</w:t>
        </w:r>
      </w:hyperlink>
    </w:p>
    <w:p w14:paraId="53AA3C6A" w14:textId="77777777" w:rsidR="00926006" w:rsidRDefault="00B22BF0">
      <w:hyperlink r:id="rId45">
        <w:r>
          <w:rPr>
            <w:color w:val="1155CC"/>
            <w:u w:val="single"/>
          </w:rPr>
          <w:t>Back to the Future</w:t>
        </w:r>
      </w:hyperlink>
    </w:p>
    <w:p w14:paraId="44DC8BDE" w14:textId="77777777" w:rsidR="00926006" w:rsidRDefault="00B22BF0">
      <w:hyperlink r:id="rId46">
        <w:r>
          <w:rPr>
            <w:color w:val="1155CC"/>
            <w:u w:val="single"/>
          </w:rPr>
          <w:t>Banjo-Kazooie</w:t>
        </w:r>
      </w:hyperlink>
    </w:p>
    <w:p w14:paraId="5BEEA9ED" w14:textId="77777777" w:rsidR="00926006" w:rsidRDefault="00B22BF0">
      <w:hyperlink r:id="rId47">
        <w:r>
          <w:rPr>
            <w:color w:val="1155CC"/>
            <w:u w:val="single"/>
          </w:rPr>
          <w:t>Banner Saga</w:t>
        </w:r>
      </w:hyperlink>
    </w:p>
    <w:p w14:paraId="6DF9C09D" w14:textId="77777777" w:rsidR="00926006" w:rsidRDefault="00B22BF0">
      <w:hyperlink r:id="rId48">
        <w:r>
          <w:rPr>
            <w:color w:val="1155CC"/>
            <w:u w:val="single"/>
          </w:rPr>
          <w:t>Bartimaeus Sequence</w:t>
        </w:r>
      </w:hyperlink>
    </w:p>
    <w:p w14:paraId="215F26DF" w14:textId="77777777" w:rsidR="00926006" w:rsidRDefault="00B22BF0">
      <w:hyperlink r:id="rId49">
        <w:r>
          <w:rPr>
            <w:color w:val="1155CC"/>
            <w:u w:val="single"/>
          </w:rPr>
          <w:t>Bastion</w:t>
        </w:r>
      </w:hyperlink>
    </w:p>
    <w:p w14:paraId="5A62F8C6" w14:textId="77777777" w:rsidR="00926006" w:rsidRDefault="00B22BF0">
      <w:hyperlink r:id="rId50">
        <w:r>
          <w:rPr>
            <w:color w:val="1155CC"/>
            <w:u w:val="single"/>
          </w:rPr>
          <w:t>Batman Arkham Asylum</w:t>
        </w:r>
      </w:hyperlink>
    </w:p>
    <w:p w14:paraId="21EEB3E0" w14:textId="77777777" w:rsidR="00926006" w:rsidRDefault="00B22BF0">
      <w:hyperlink r:id="rId51">
        <w:r>
          <w:rPr>
            <w:color w:val="1155CC"/>
            <w:u w:val="single"/>
          </w:rPr>
          <w:t>Batman Beyond</w:t>
        </w:r>
      </w:hyperlink>
    </w:p>
    <w:p w14:paraId="5D775A16" w14:textId="77777777" w:rsidR="00926006" w:rsidRDefault="00B22BF0">
      <w:hyperlink r:id="rId52">
        <w:r>
          <w:rPr>
            <w:color w:val="1155CC"/>
            <w:u w:val="single"/>
          </w:rPr>
          <w:t>Batman the Animated Series</w:t>
        </w:r>
      </w:hyperlink>
    </w:p>
    <w:p w14:paraId="46C7E34C" w14:textId="77777777" w:rsidR="00926006" w:rsidRDefault="00B22BF0">
      <w:hyperlink r:id="rId53">
        <w:r>
          <w:rPr>
            <w:color w:val="1155CC"/>
            <w:u w:val="single"/>
          </w:rPr>
          <w:t>Battle Action Harem Highschool Side Character Quest</w:t>
        </w:r>
      </w:hyperlink>
    </w:p>
    <w:p w14:paraId="7D67A443" w14:textId="77777777" w:rsidR="00926006" w:rsidRDefault="00B22BF0">
      <w:hyperlink r:id="rId54">
        <w:r>
          <w:rPr>
            <w:color w:val="1155CC"/>
            <w:u w:val="single"/>
          </w:rPr>
          <w:t>Battle Through The Heavens</w:t>
        </w:r>
      </w:hyperlink>
    </w:p>
    <w:p w14:paraId="0C158D63" w14:textId="77777777" w:rsidR="00926006" w:rsidRDefault="00B22BF0">
      <w:hyperlink r:id="rId55">
        <w:r>
          <w:rPr>
            <w:color w:val="1155CC"/>
            <w:u w:val="single"/>
          </w:rPr>
          <w:t>Battletech</w:t>
        </w:r>
      </w:hyperlink>
    </w:p>
    <w:p w14:paraId="31DDC9EF" w14:textId="77777777" w:rsidR="00926006" w:rsidRDefault="00B22BF0">
      <w:hyperlink r:id="rId56">
        <w:r>
          <w:rPr>
            <w:color w:val="1155CC"/>
            <w:u w:val="single"/>
          </w:rPr>
          <w:t>Bayonetta</w:t>
        </w:r>
      </w:hyperlink>
    </w:p>
    <w:p w14:paraId="2498ADCB" w14:textId="77777777" w:rsidR="00926006" w:rsidRDefault="00B22BF0">
      <w:hyperlink r:id="rId57">
        <w:r>
          <w:rPr>
            <w:color w:val="1155CC"/>
            <w:u w:val="single"/>
          </w:rPr>
          <w:t>Ben 10</w:t>
        </w:r>
      </w:hyperlink>
    </w:p>
    <w:p w14:paraId="105001AB" w14:textId="77777777" w:rsidR="00926006" w:rsidRDefault="00B22BF0">
      <w:pPr>
        <w:rPr>
          <w:color w:val="1155CC"/>
          <w:u w:val="single"/>
        </w:rPr>
      </w:pPr>
      <w:hyperlink r:id="rId58">
        <w:r>
          <w:rPr>
            <w:color w:val="1155CC"/>
            <w:u w:val="single"/>
          </w:rPr>
          <w:t>Ben 10.01</w:t>
        </w:r>
      </w:hyperlink>
    </w:p>
    <w:p w14:paraId="685CA415" w14:textId="77777777" w:rsidR="00926006" w:rsidRDefault="00B22BF0">
      <w:hyperlink r:id="rId59">
        <w:r>
          <w:rPr>
            <w:color w:val="1155CC"/>
            <w:u w:val="single"/>
          </w:rPr>
          <w:t>Big O</w:t>
        </w:r>
      </w:hyperlink>
    </w:p>
    <w:p w14:paraId="450FA4DA" w14:textId="77777777" w:rsidR="00926006" w:rsidRDefault="00B22BF0">
      <w:hyperlink r:id="rId60">
        <w:r>
          <w:rPr>
            <w:color w:val="1155CC"/>
            <w:u w:val="single"/>
          </w:rPr>
          <w:t>Binbougami Ga</w:t>
        </w:r>
      </w:hyperlink>
    </w:p>
    <w:p w14:paraId="04341644" w14:textId="77777777" w:rsidR="00926006" w:rsidRDefault="00B22BF0">
      <w:hyperlink r:id="rId61">
        <w:r>
          <w:rPr>
            <w:color w:val="1155CC"/>
            <w:u w:val="single"/>
          </w:rPr>
          <w:t>Biomega</w:t>
        </w:r>
      </w:hyperlink>
    </w:p>
    <w:p w14:paraId="5D46E4BA" w14:textId="77777777" w:rsidR="00926006" w:rsidRDefault="00B22BF0">
      <w:hyperlink r:id="rId62">
        <w:r>
          <w:rPr>
            <w:color w:val="1155CC"/>
            <w:u w:val="single"/>
          </w:rPr>
          <w:t>Bionicle</w:t>
        </w:r>
      </w:hyperlink>
    </w:p>
    <w:p w14:paraId="03C18BFD" w14:textId="77777777" w:rsidR="00926006" w:rsidRDefault="00B22BF0">
      <w:hyperlink r:id="rId63">
        <w:r>
          <w:rPr>
            <w:color w:val="1155CC"/>
            <w:u w:val="single"/>
          </w:rPr>
          <w:t>Bioshock 2</w:t>
        </w:r>
      </w:hyperlink>
    </w:p>
    <w:p w14:paraId="33242946" w14:textId="77777777" w:rsidR="00926006" w:rsidRDefault="00B22BF0">
      <w:hyperlink r:id="rId64">
        <w:r>
          <w:rPr>
            <w:color w:val="1155CC"/>
            <w:u w:val="single"/>
          </w:rPr>
          <w:t>Bioshock Infinite</w:t>
        </w:r>
      </w:hyperlink>
    </w:p>
    <w:p w14:paraId="0D503D65" w14:textId="77777777" w:rsidR="00926006" w:rsidRDefault="00B22BF0">
      <w:hyperlink r:id="rId65">
        <w:r>
          <w:rPr>
            <w:color w:val="1155CC"/>
            <w:u w:val="single"/>
          </w:rPr>
          <w:t>Bladerunner 2049</w:t>
        </w:r>
      </w:hyperlink>
    </w:p>
    <w:p w14:paraId="5A5012CC" w14:textId="77777777" w:rsidR="00926006" w:rsidRDefault="00B22BF0">
      <w:hyperlink r:id="rId66">
        <w:r>
          <w:rPr>
            <w:color w:val="1155CC"/>
            <w:u w:val="single"/>
          </w:rPr>
          <w:t>Blazblue</w:t>
        </w:r>
      </w:hyperlink>
    </w:p>
    <w:p w14:paraId="4CEE0469" w14:textId="77777777" w:rsidR="00926006" w:rsidRDefault="00B22BF0">
      <w:hyperlink r:id="rId67">
        <w:r>
          <w:rPr>
            <w:color w:val="1155CC"/>
            <w:u w:val="single"/>
          </w:rPr>
          <w:t>Blazing Saddles</w:t>
        </w:r>
      </w:hyperlink>
    </w:p>
    <w:p w14:paraId="622C03FD" w14:textId="77777777" w:rsidR="00926006" w:rsidRDefault="00B22BF0">
      <w:hyperlink r:id="rId68">
        <w:r>
          <w:rPr>
            <w:color w:val="1155CC"/>
            <w:u w:val="single"/>
          </w:rPr>
          <w:t>Bleach</w:t>
        </w:r>
      </w:hyperlink>
    </w:p>
    <w:p w14:paraId="4DA1E490" w14:textId="77777777" w:rsidR="00926006" w:rsidRDefault="00B22BF0">
      <w:pPr>
        <w:rPr>
          <w:color w:val="1155CC"/>
          <w:u w:val="single"/>
        </w:rPr>
      </w:pPr>
      <w:hyperlink r:id="rId69">
        <w:r>
          <w:rPr>
            <w:color w:val="1155CC"/>
            <w:u w:val="single"/>
          </w:rPr>
          <w:t>Bleach 4.03</w:t>
        </w:r>
      </w:hyperlink>
    </w:p>
    <w:p w14:paraId="56CA587B" w14:textId="77777777" w:rsidR="00926006" w:rsidRDefault="00B22BF0">
      <w:pPr>
        <w:rPr>
          <w:color w:val="1155CC"/>
          <w:u w:val="single"/>
        </w:rPr>
      </w:pPr>
      <w:hyperlink r:id="rId70">
        <w:r>
          <w:rPr>
            <w:color w:val="1155CC"/>
            <w:u w:val="single"/>
          </w:rPr>
          <w:t>Bleach Reborn Remade</w:t>
        </w:r>
      </w:hyperlink>
    </w:p>
    <w:p w14:paraId="2BB13D4D" w14:textId="77777777" w:rsidR="00926006" w:rsidRDefault="00B22BF0">
      <w:hyperlink r:id="rId71">
        <w:r>
          <w:rPr>
            <w:color w:val="1155CC"/>
            <w:u w:val="single"/>
          </w:rPr>
          <w:t>Bloodborne</w:t>
        </w:r>
      </w:hyperlink>
    </w:p>
    <w:p w14:paraId="49898BEA" w14:textId="77777777" w:rsidR="00926006" w:rsidRDefault="00B22BF0">
      <w:hyperlink r:id="rId72">
        <w:r>
          <w:rPr>
            <w:color w:val="1155CC"/>
            <w:u w:val="single"/>
          </w:rPr>
          <w:t>Bloody Roar</w:t>
        </w:r>
      </w:hyperlink>
    </w:p>
    <w:p w14:paraId="3CC95AC9" w14:textId="77777777" w:rsidR="00926006" w:rsidRDefault="00B22BF0">
      <w:hyperlink r:id="rId73">
        <w:r>
          <w:rPr>
            <w:color w:val="1155CC"/>
            <w:u w:val="single"/>
          </w:rPr>
          <w:t>Bloons</w:t>
        </w:r>
      </w:hyperlink>
    </w:p>
    <w:p w14:paraId="13ACB580" w14:textId="77777777" w:rsidR="00926006" w:rsidRDefault="00B22BF0">
      <w:hyperlink r:id="rId74">
        <w:r>
          <w:rPr>
            <w:color w:val="1155CC"/>
            <w:u w:val="single"/>
          </w:rPr>
          <w:t>Bomberman 64: The Second Attack</w:t>
        </w:r>
      </w:hyperlink>
    </w:p>
    <w:p w14:paraId="63BBB93A" w14:textId="77777777" w:rsidR="00926006" w:rsidRDefault="00B22BF0">
      <w:hyperlink r:id="rId75">
        <w:r>
          <w:rPr>
            <w:color w:val="1155CC"/>
            <w:u w:val="single"/>
          </w:rPr>
          <w:t>Borderlands</w:t>
        </w:r>
      </w:hyperlink>
    </w:p>
    <w:p w14:paraId="33BDDC15" w14:textId="77777777" w:rsidR="00926006" w:rsidRDefault="00B22BF0">
      <w:hyperlink r:id="rId76">
        <w:r>
          <w:rPr>
            <w:color w:val="1155CC"/>
            <w:u w:val="single"/>
          </w:rPr>
          <w:t>Brockton’s Celestial Forge [For “Strategy Trance Perk”]</w:t>
        </w:r>
      </w:hyperlink>
    </w:p>
    <w:p w14:paraId="15B0EEB1" w14:textId="77777777" w:rsidR="00926006" w:rsidRDefault="00B22BF0">
      <w:hyperlink r:id="rId77">
        <w:r>
          <w:rPr>
            <w:color w:val="1155CC"/>
            <w:u w:val="single"/>
          </w:rPr>
          <w:t>Brutal Legend</w:t>
        </w:r>
      </w:hyperlink>
    </w:p>
    <w:p w14:paraId="3FC1C6B4" w14:textId="77777777" w:rsidR="00926006" w:rsidRDefault="00B22BF0">
      <w:hyperlink r:id="rId78">
        <w:r>
          <w:rPr>
            <w:color w:val="1155CC"/>
            <w:u w:val="single"/>
          </w:rPr>
          <w:t>Bubblegum Crisis</w:t>
        </w:r>
      </w:hyperlink>
    </w:p>
    <w:p w14:paraId="07F0CF65" w14:textId="77777777" w:rsidR="00926006" w:rsidRDefault="00B22BF0">
      <w:hyperlink r:id="rId79">
        <w:r>
          <w:rPr>
            <w:color w:val="1155CC"/>
            <w:u w:val="single"/>
          </w:rPr>
          <w:t>Buffy the Vampire Slayer (SB)</w:t>
        </w:r>
      </w:hyperlink>
    </w:p>
    <w:p w14:paraId="3C510DAA" w14:textId="77777777" w:rsidR="00926006" w:rsidRDefault="00B22BF0">
      <w:hyperlink r:id="rId80">
        <w:r>
          <w:rPr>
            <w:color w:val="1155CC"/>
            <w:u w:val="single"/>
          </w:rPr>
          <w:t>Burn Notice</w:t>
        </w:r>
      </w:hyperlink>
    </w:p>
    <w:p w14:paraId="0C860089" w14:textId="77777777" w:rsidR="00926006" w:rsidRDefault="00B22BF0">
      <w:hyperlink r:id="rId81">
        <w:r>
          <w:rPr>
            <w:color w:val="1155CC"/>
            <w:u w:val="single"/>
          </w:rPr>
          <w:t>Buso Renkin</w:t>
        </w:r>
      </w:hyperlink>
    </w:p>
    <w:p w14:paraId="0BCF5014" w14:textId="77777777" w:rsidR="00926006" w:rsidRDefault="00B22BF0">
      <w:r>
        <w:br w:type="page"/>
      </w:r>
    </w:p>
    <w:p w14:paraId="2B3FCD9C" w14:textId="77777777" w:rsidR="00926006" w:rsidRDefault="00B22BF0">
      <w:pPr>
        <w:pStyle w:val="Heading2"/>
      </w:pPr>
      <w:bookmarkStart w:id="5" w:name="_kggzxincyxkb" w:colFirst="0" w:colLast="0"/>
      <w:bookmarkEnd w:id="5"/>
      <w:r>
        <w:lastRenderedPageBreak/>
        <w:t>===C===</w:t>
      </w:r>
    </w:p>
    <w:p w14:paraId="49BF91F1" w14:textId="77777777" w:rsidR="00926006" w:rsidRDefault="00B22BF0">
      <w:hyperlink r:id="rId82">
        <w:r>
          <w:rPr>
            <w:color w:val="1155CC"/>
            <w:u w:val="single"/>
          </w:rPr>
          <w:t>Call of Duty Zombies</w:t>
        </w:r>
      </w:hyperlink>
    </w:p>
    <w:p w14:paraId="554EB433" w14:textId="77777777" w:rsidR="00926006" w:rsidRDefault="00B22BF0">
      <w:hyperlink r:id="rId83">
        <w:r>
          <w:rPr>
            <w:color w:val="1155CC"/>
            <w:u w:val="single"/>
          </w:rPr>
          <w:t>Campione</w:t>
        </w:r>
      </w:hyperlink>
    </w:p>
    <w:p w14:paraId="4763E6B6" w14:textId="77777777" w:rsidR="00926006" w:rsidRDefault="00B22BF0">
      <w:hyperlink r:id="rId84">
        <w:r>
          <w:rPr>
            <w:color w:val="1155CC"/>
            <w:u w:val="single"/>
          </w:rPr>
          <w:t>Captain Harlock</w:t>
        </w:r>
      </w:hyperlink>
    </w:p>
    <w:p w14:paraId="5E96BA51" w14:textId="77777777" w:rsidR="00926006" w:rsidRDefault="00B22BF0">
      <w:hyperlink r:id="rId85">
        <w:r>
          <w:rPr>
            <w:color w:val="1155CC"/>
            <w:u w:val="single"/>
          </w:rPr>
          <w:t>Cardcaptor Sakura</w:t>
        </w:r>
      </w:hyperlink>
    </w:p>
    <w:p w14:paraId="5776AC56" w14:textId="77777777" w:rsidR="00926006" w:rsidRDefault="00B22BF0">
      <w:hyperlink r:id="rId86">
        <w:r>
          <w:rPr>
            <w:color w:val="1155CC"/>
            <w:u w:val="single"/>
          </w:rPr>
          <w:t>Career Model</w:t>
        </w:r>
      </w:hyperlink>
    </w:p>
    <w:p w14:paraId="7EBE4331" w14:textId="77777777" w:rsidR="00926006" w:rsidRDefault="00B22BF0">
      <w:hyperlink r:id="rId87">
        <w:r>
          <w:rPr>
            <w:color w:val="1155CC"/>
            <w:u w:val="single"/>
          </w:rPr>
          <w:t>Castlevania</w:t>
        </w:r>
      </w:hyperlink>
    </w:p>
    <w:p w14:paraId="6424BAD7" w14:textId="77777777" w:rsidR="00926006" w:rsidRDefault="00B22BF0">
      <w:hyperlink r:id="rId88">
        <w:r>
          <w:rPr>
            <w:color w:val="1155CC"/>
            <w:u w:val="single"/>
          </w:rPr>
          <w:t>CATastrophe</w:t>
        </w:r>
      </w:hyperlink>
    </w:p>
    <w:p w14:paraId="7020B6AD" w14:textId="77777777" w:rsidR="00926006" w:rsidRDefault="00B22BF0">
      <w:hyperlink r:id="rId89">
        <w:r>
          <w:rPr>
            <w:color w:val="1155CC"/>
            <w:u w:val="single"/>
          </w:rPr>
          <w:t>Cave Story</w:t>
        </w:r>
      </w:hyperlink>
    </w:p>
    <w:p w14:paraId="320CEC41" w14:textId="77777777" w:rsidR="00926006" w:rsidRDefault="00B22BF0">
      <w:hyperlink r:id="rId90">
        <w:r>
          <w:rPr>
            <w:color w:val="1155CC"/>
            <w:u w:val="single"/>
          </w:rPr>
          <w:t>Cells At Work</w:t>
        </w:r>
      </w:hyperlink>
    </w:p>
    <w:p w14:paraId="34D0588C" w14:textId="77777777" w:rsidR="00926006" w:rsidRDefault="00B22BF0">
      <w:hyperlink r:id="rId91">
        <w:r>
          <w:rPr>
            <w:color w:val="1155CC"/>
            <w:u w:val="single"/>
          </w:rPr>
          <w:t>A Certain Scientific Railgun</w:t>
        </w:r>
      </w:hyperlink>
    </w:p>
    <w:p w14:paraId="37E1D205" w14:textId="77777777" w:rsidR="00926006" w:rsidRDefault="00B22BF0">
      <w:hyperlink r:id="rId92">
        <w:r>
          <w:rPr>
            <w:color w:val="1155CC"/>
            <w:u w:val="single"/>
          </w:rPr>
          <w:t>Chronicles of Narnia</w:t>
        </w:r>
      </w:hyperlink>
    </w:p>
    <w:p w14:paraId="6D42D784" w14:textId="77777777" w:rsidR="00926006" w:rsidRDefault="00B22BF0">
      <w:hyperlink r:id="rId93">
        <w:r>
          <w:rPr>
            <w:color w:val="1155CC"/>
            <w:u w:val="single"/>
          </w:rPr>
          <w:t>Chrono Trigger</w:t>
        </w:r>
      </w:hyperlink>
    </w:p>
    <w:p w14:paraId="3852CAA8" w14:textId="77777777" w:rsidR="00926006" w:rsidRDefault="00B22BF0">
      <w:hyperlink r:id="rId94">
        <w:r>
          <w:rPr>
            <w:color w:val="1155CC"/>
            <w:u w:val="single"/>
          </w:rPr>
          <w:t>Circle of Magic</w:t>
        </w:r>
      </w:hyperlink>
    </w:p>
    <w:p w14:paraId="5B35517E" w14:textId="77777777" w:rsidR="00926006" w:rsidRDefault="00B22BF0">
      <w:hyperlink r:id="rId95">
        <w:r>
          <w:rPr>
            <w:color w:val="1155CC"/>
            <w:u w:val="single"/>
          </w:rPr>
          <w:t>The Circumstances leading to Waltraute’s Marriage</w:t>
        </w:r>
      </w:hyperlink>
    </w:p>
    <w:p w14:paraId="27842D09" w14:textId="77777777" w:rsidR="00926006" w:rsidRDefault="00B22BF0">
      <w:hyperlink r:id="rId96">
        <w:r>
          <w:rPr>
            <w:color w:val="1155CC"/>
            <w:u w:val="single"/>
          </w:rPr>
          <w:t>Cities of the world</w:t>
        </w:r>
      </w:hyperlink>
    </w:p>
    <w:p w14:paraId="14C07914" w14:textId="77777777" w:rsidR="00926006" w:rsidRDefault="00B22BF0">
      <w:hyperlink r:id="rId97">
        <w:r>
          <w:rPr>
            <w:color w:val="1155CC"/>
            <w:u w:val="single"/>
          </w:rPr>
          <w:t>City of Angles</w:t>
        </w:r>
      </w:hyperlink>
    </w:p>
    <w:p w14:paraId="36F1C0B2" w14:textId="77777777" w:rsidR="00926006" w:rsidRDefault="00B22BF0">
      <w:hyperlink r:id="rId98">
        <w:r>
          <w:rPr>
            <w:color w:val="1155CC"/>
            <w:u w:val="single"/>
          </w:rPr>
          <w:t>Claymore</w:t>
        </w:r>
      </w:hyperlink>
    </w:p>
    <w:p w14:paraId="737A2AA0" w14:textId="77777777" w:rsidR="00926006" w:rsidRDefault="00B22BF0">
      <w:hyperlink r:id="rId99">
        <w:r>
          <w:rPr>
            <w:color w:val="1155CC"/>
            <w:u w:val="single"/>
          </w:rPr>
          <w:t>Clive’s Barker’s Jericho</w:t>
        </w:r>
      </w:hyperlink>
    </w:p>
    <w:p w14:paraId="30C244A5" w14:textId="77777777" w:rsidR="00926006" w:rsidRDefault="00B22BF0">
      <w:hyperlink r:id="rId100">
        <w:r>
          <w:rPr>
            <w:color w:val="1155CC"/>
            <w:u w:val="single"/>
          </w:rPr>
          <w:t>Code Geass</w:t>
        </w:r>
      </w:hyperlink>
    </w:p>
    <w:p w14:paraId="27D045FC" w14:textId="77777777" w:rsidR="00926006" w:rsidRDefault="00B22BF0">
      <w:hyperlink r:id="rId101">
        <w:r>
          <w:rPr>
            <w:color w:val="1155CC"/>
            <w:u w:val="single"/>
          </w:rPr>
          <w:t>Code Geass: Lelouch</w:t>
        </w:r>
      </w:hyperlink>
    </w:p>
    <w:p w14:paraId="7C19986E" w14:textId="77777777" w:rsidR="00926006" w:rsidRDefault="00B22BF0">
      <w:hyperlink r:id="rId102">
        <w:r>
          <w:rPr>
            <w:color w:val="1155CC"/>
            <w:u w:val="single"/>
          </w:rPr>
          <w:t>Coiling Dragon</w:t>
        </w:r>
      </w:hyperlink>
    </w:p>
    <w:p w14:paraId="7CF9A387" w14:textId="77777777" w:rsidR="00926006" w:rsidRDefault="00B22BF0">
      <w:hyperlink r:id="rId103">
        <w:r>
          <w:rPr>
            <w:color w:val="1155CC"/>
            <w:u w:val="single"/>
          </w:rPr>
          <w:t>Command and Conquer: Tiberium Wars</w:t>
        </w:r>
      </w:hyperlink>
    </w:p>
    <w:p w14:paraId="10035DB8" w14:textId="77777777" w:rsidR="00926006" w:rsidRDefault="00B22BF0">
      <w:hyperlink r:id="rId104">
        <w:r>
          <w:rPr>
            <w:color w:val="1155CC"/>
            <w:u w:val="single"/>
          </w:rPr>
          <w:t>Crysis</w:t>
        </w:r>
      </w:hyperlink>
    </w:p>
    <w:p w14:paraId="6C2F1011" w14:textId="77777777" w:rsidR="00926006" w:rsidRDefault="00B22BF0">
      <w:hyperlink r:id="rId105">
        <w:r>
          <w:rPr>
            <w:color w:val="1155CC"/>
            <w:u w:val="single"/>
          </w:rPr>
          <w:t>CthulhuTech</w:t>
        </w:r>
      </w:hyperlink>
    </w:p>
    <w:p w14:paraId="64884D2A" w14:textId="77777777" w:rsidR="00926006" w:rsidRDefault="00B22BF0">
      <w:hyperlink r:id="rId106">
        <w:r>
          <w:rPr>
            <w:color w:val="1155CC"/>
            <w:u w:val="single"/>
          </w:rPr>
          <w:t>The Culture Minds</w:t>
        </w:r>
      </w:hyperlink>
    </w:p>
    <w:p w14:paraId="5C054129" w14:textId="77777777" w:rsidR="00926006" w:rsidRDefault="00926006"/>
    <w:p w14:paraId="50A1BA3B" w14:textId="77777777" w:rsidR="00926006" w:rsidRDefault="00B22BF0">
      <w:r>
        <w:br w:type="page"/>
      </w:r>
    </w:p>
    <w:p w14:paraId="67723855" w14:textId="77777777" w:rsidR="00926006" w:rsidRDefault="00B22BF0">
      <w:pPr>
        <w:pStyle w:val="Heading2"/>
      </w:pPr>
      <w:bookmarkStart w:id="6" w:name="_95t4f2bggda0" w:colFirst="0" w:colLast="0"/>
      <w:bookmarkEnd w:id="6"/>
      <w:r>
        <w:lastRenderedPageBreak/>
        <w:t>===D===</w:t>
      </w:r>
    </w:p>
    <w:p w14:paraId="23E7F8FC" w14:textId="77777777" w:rsidR="00926006" w:rsidRDefault="00B22BF0">
      <w:hyperlink r:id="rId107">
        <w:r>
          <w:rPr>
            <w:color w:val="1155CC"/>
            <w:u w:val="single"/>
          </w:rPr>
          <w:t>D&amp;D Eberron</w:t>
        </w:r>
      </w:hyperlink>
    </w:p>
    <w:p w14:paraId="1547A8CD" w14:textId="77777777" w:rsidR="00926006" w:rsidRDefault="00B22BF0">
      <w:hyperlink r:id="rId108">
        <w:r>
          <w:rPr>
            <w:color w:val="1155CC"/>
            <w:u w:val="single"/>
          </w:rPr>
          <w:t>Danganronpa</w:t>
        </w:r>
      </w:hyperlink>
    </w:p>
    <w:p w14:paraId="79237E5C" w14:textId="77777777" w:rsidR="00926006" w:rsidRDefault="00B22BF0">
      <w:hyperlink r:id="rId109">
        <w:r>
          <w:rPr>
            <w:color w:val="1155CC"/>
            <w:u w:val="single"/>
          </w:rPr>
          <w:t>Danmachi</w:t>
        </w:r>
      </w:hyperlink>
    </w:p>
    <w:p w14:paraId="61B390F9" w14:textId="77777777" w:rsidR="00926006" w:rsidRDefault="00B22BF0">
      <w:hyperlink r:id="rId110" w:anchor="page=4">
        <w:r>
          <w:rPr>
            <w:color w:val="1155CC"/>
            <w:u w:val="single"/>
          </w:rPr>
          <w:t>Danny Phantom</w:t>
        </w:r>
      </w:hyperlink>
    </w:p>
    <w:p w14:paraId="40CD7C8B" w14:textId="77777777" w:rsidR="00926006" w:rsidRDefault="00B22BF0">
      <w:hyperlink r:id="rId111">
        <w:r>
          <w:rPr>
            <w:color w:val="1155CC"/>
            <w:u w:val="single"/>
          </w:rPr>
          <w:t>Dark Cloud</w:t>
        </w:r>
      </w:hyperlink>
    </w:p>
    <w:p w14:paraId="262FC367" w14:textId="77777777" w:rsidR="00926006" w:rsidRDefault="00B22BF0">
      <w:hyperlink r:id="rId112">
        <w:r>
          <w:rPr>
            <w:color w:val="1155CC"/>
            <w:u w:val="single"/>
          </w:rPr>
          <w:t>Dark Cloud 2</w:t>
        </w:r>
      </w:hyperlink>
    </w:p>
    <w:p w14:paraId="11681745" w14:textId="77777777" w:rsidR="00926006" w:rsidRDefault="00B22BF0">
      <w:hyperlink r:id="rId113">
        <w:r>
          <w:rPr>
            <w:color w:val="1155CC"/>
            <w:u w:val="single"/>
          </w:rPr>
          <w:t>Dark Souls</w:t>
        </w:r>
      </w:hyperlink>
    </w:p>
    <w:p w14:paraId="6151652A" w14:textId="77777777" w:rsidR="00926006" w:rsidRDefault="00B22BF0">
      <w:hyperlink r:id="rId114">
        <w:r>
          <w:rPr>
            <w:color w:val="1155CC"/>
            <w:u w:val="single"/>
          </w:rPr>
          <w:t>Dark Souls 2</w:t>
        </w:r>
      </w:hyperlink>
    </w:p>
    <w:p w14:paraId="0AA2F7D1" w14:textId="77777777" w:rsidR="00926006" w:rsidRDefault="00B22BF0">
      <w:hyperlink r:id="rId115">
        <w:r>
          <w:rPr>
            <w:color w:val="1155CC"/>
            <w:u w:val="single"/>
          </w:rPr>
          <w:t>Dark Souls 3</w:t>
        </w:r>
      </w:hyperlink>
    </w:p>
    <w:p w14:paraId="2909D48F" w14:textId="77777777" w:rsidR="00926006" w:rsidRDefault="00B22BF0">
      <w:hyperlink r:id="rId116">
        <w:r>
          <w:rPr>
            <w:color w:val="1155CC"/>
            <w:u w:val="single"/>
          </w:rPr>
          <w:t>Darksiders</w:t>
        </w:r>
      </w:hyperlink>
    </w:p>
    <w:p w14:paraId="792C3E4C" w14:textId="77777777" w:rsidR="00926006" w:rsidRDefault="00B22BF0">
      <w:hyperlink r:id="rId117">
        <w:r>
          <w:rPr>
            <w:color w:val="1155CC"/>
            <w:u w:val="single"/>
          </w:rPr>
          <w:t>The Dark Wolf Shiro</w:t>
        </w:r>
      </w:hyperlink>
    </w:p>
    <w:p w14:paraId="315EED56" w14:textId="77777777" w:rsidR="00926006" w:rsidRDefault="00B22BF0">
      <w:hyperlink r:id="rId118">
        <w:r>
          <w:rPr>
            <w:color w:val="1155CC"/>
            <w:u w:val="single"/>
          </w:rPr>
          <w:t>Date a Live</w:t>
        </w:r>
      </w:hyperlink>
    </w:p>
    <w:p w14:paraId="21C3BC4F" w14:textId="77777777" w:rsidR="00926006" w:rsidRDefault="00B22BF0">
      <w:hyperlink r:id="rId119">
        <w:r>
          <w:rPr>
            <w:color w:val="1155CC"/>
            <w:u w:val="single"/>
          </w:rPr>
          <w:t>DC All-Star Superman</w:t>
        </w:r>
      </w:hyperlink>
    </w:p>
    <w:p w14:paraId="6D1BE1C9" w14:textId="77777777" w:rsidR="00926006" w:rsidRDefault="00B22BF0">
      <w:hyperlink r:id="rId120">
        <w:r>
          <w:rPr>
            <w:color w:val="1155CC"/>
            <w:u w:val="single"/>
          </w:rPr>
          <w:t>DC Arrowverse</w:t>
        </w:r>
      </w:hyperlink>
    </w:p>
    <w:p w14:paraId="61B1D9F9" w14:textId="77777777" w:rsidR="00926006" w:rsidRDefault="00B22BF0">
      <w:hyperlink r:id="rId121">
        <w:r>
          <w:rPr>
            <w:color w:val="1155CC"/>
            <w:u w:val="single"/>
          </w:rPr>
          <w:t>DC Blackest Night</w:t>
        </w:r>
      </w:hyperlink>
    </w:p>
    <w:p w14:paraId="7F040C54" w14:textId="77777777" w:rsidR="00926006" w:rsidRDefault="00B22BF0">
      <w:hyperlink r:id="rId122">
        <w:r>
          <w:rPr>
            <w:color w:val="1155CC"/>
            <w:u w:val="single"/>
          </w:rPr>
          <w:t>DC Larfleeze</w:t>
        </w:r>
      </w:hyperlink>
    </w:p>
    <w:p w14:paraId="595A01C7" w14:textId="77777777" w:rsidR="00926006" w:rsidRDefault="00B22BF0">
      <w:hyperlink r:id="rId123">
        <w:r>
          <w:rPr>
            <w:color w:val="1155CC"/>
            <w:u w:val="single"/>
          </w:rPr>
          <w:t>DC Multiverse - Earth 11</w:t>
        </w:r>
      </w:hyperlink>
    </w:p>
    <w:p w14:paraId="6D031485" w14:textId="77777777" w:rsidR="00926006" w:rsidRDefault="00B22BF0">
      <w:hyperlink r:id="rId124">
        <w:r>
          <w:rPr>
            <w:color w:val="1155CC"/>
            <w:u w:val="single"/>
          </w:rPr>
          <w:t>DC Occult</w:t>
        </w:r>
      </w:hyperlink>
    </w:p>
    <w:p w14:paraId="2A371B5E" w14:textId="77777777" w:rsidR="00926006" w:rsidRDefault="00B22BF0">
      <w:hyperlink r:id="rId125">
        <w:r>
          <w:rPr>
            <w:color w:val="1155CC"/>
            <w:u w:val="single"/>
          </w:rPr>
          <w:t>DCEU</w:t>
        </w:r>
      </w:hyperlink>
    </w:p>
    <w:p w14:paraId="1F21B21A" w14:textId="77777777" w:rsidR="00926006" w:rsidRDefault="00B22BF0">
      <w:hyperlink r:id="rId126">
        <w:r>
          <w:rPr>
            <w:color w:val="1155CC"/>
            <w:u w:val="single"/>
          </w:rPr>
          <w:t>Dead Space</w:t>
        </w:r>
      </w:hyperlink>
    </w:p>
    <w:p w14:paraId="6ABA57D3" w14:textId="77777777" w:rsidR="00926006" w:rsidRDefault="00B22BF0">
      <w:hyperlink r:id="rId127">
        <w:r>
          <w:rPr>
            <w:color w:val="1155CC"/>
            <w:u w:val="single"/>
          </w:rPr>
          <w:t>Death mage doesn’t want a fourth time</w:t>
        </w:r>
      </w:hyperlink>
    </w:p>
    <w:p w14:paraId="09C82554" w14:textId="77777777" w:rsidR="00926006" w:rsidRDefault="00B22BF0">
      <w:hyperlink r:id="rId128">
        <w:r>
          <w:rPr>
            <w:color w:val="1155CC"/>
            <w:u w:val="single"/>
          </w:rPr>
          <w:t>Death Note</w:t>
        </w:r>
      </w:hyperlink>
    </w:p>
    <w:p w14:paraId="5E4CBBAA" w14:textId="77777777" w:rsidR="00926006" w:rsidRDefault="00B22BF0">
      <w:hyperlink r:id="rId129">
        <w:r>
          <w:rPr>
            <w:color w:val="1155CC"/>
            <w:u w:val="single"/>
          </w:rPr>
          <w:t>Demons' Souls</w:t>
        </w:r>
      </w:hyperlink>
    </w:p>
    <w:p w14:paraId="40C852C8" w14:textId="77777777" w:rsidR="00926006" w:rsidRDefault="00B22BF0">
      <w:hyperlink r:id="rId130">
        <w:r>
          <w:rPr>
            <w:color w:val="1155CC"/>
            <w:u w:val="single"/>
          </w:rPr>
          <w:t>Desolate Era I</w:t>
        </w:r>
      </w:hyperlink>
    </w:p>
    <w:p w14:paraId="601C9D51" w14:textId="77777777" w:rsidR="00926006" w:rsidRDefault="00B22BF0">
      <w:hyperlink r:id="rId131">
        <w:r>
          <w:rPr>
            <w:color w:val="1155CC"/>
            <w:u w:val="single"/>
          </w:rPr>
          <w:t>Desolate Era II</w:t>
        </w:r>
      </w:hyperlink>
    </w:p>
    <w:p w14:paraId="44CC2463" w14:textId="77777777" w:rsidR="00926006" w:rsidRDefault="00B22BF0">
      <w:hyperlink r:id="rId132">
        <w:r>
          <w:rPr>
            <w:color w:val="1155CC"/>
            <w:u w:val="single"/>
          </w:rPr>
          <w:t>Desolate Era Part I The Three Realms</w:t>
        </w:r>
      </w:hyperlink>
    </w:p>
    <w:p w14:paraId="669CBC62" w14:textId="77777777" w:rsidR="00926006" w:rsidRDefault="00B22BF0">
      <w:hyperlink r:id="rId133">
        <w:r>
          <w:rPr>
            <w:color w:val="1155CC"/>
            <w:u w:val="single"/>
          </w:rPr>
          <w:t>Desolate Era Part II The Chaosverse</w:t>
        </w:r>
      </w:hyperlink>
    </w:p>
    <w:p w14:paraId="25F3F450" w14:textId="77777777" w:rsidR="00926006" w:rsidRDefault="00B22BF0">
      <w:hyperlink r:id="rId134">
        <w:r>
          <w:rPr>
            <w:color w:val="1155CC"/>
            <w:u w:val="single"/>
          </w:rPr>
          <w:t>Destiny (Old)</w:t>
        </w:r>
      </w:hyperlink>
    </w:p>
    <w:p w14:paraId="1AF06C71" w14:textId="77777777" w:rsidR="00926006" w:rsidRDefault="00B22BF0">
      <w:hyperlink r:id="rId135">
        <w:r>
          <w:rPr>
            <w:color w:val="1155CC"/>
            <w:u w:val="single"/>
          </w:rPr>
          <w:t>Deus Ex Human Revolution</w:t>
        </w:r>
      </w:hyperlink>
    </w:p>
    <w:p w14:paraId="147CFA8D" w14:textId="77777777" w:rsidR="00926006" w:rsidRDefault="00B22BF0">
      <w:hyperlink r:id="rId136">
        <w:r>
          <w:rPr>
            <w:color w:val="1155CC"/>
            <w:u w:val="single"/>
          </w:rPr>
          <w:t>Devil May Cry</w:t>
        </w:r>
      </w:hyperlink>
    </w:p>
    <w:p w14:paraId="19A4C259" w14:textId="77777777" w:rsidR="00926006" w:rsidRDefault="00B22BF0">
      <w:hyperlink r:id="rId137">
        <w:r>
          <w:rPr>
            <w:color w:val="1155CC"/>
            <w:u w:val="single"/>
          </w:rPr>
          <w:t>Devil Survivor</w:t>
        </w:r>
      </w:hyperlink>
    </w:p>
    <w:p w14:paraId="60C0A2FA" w14:textId="77777777" w:rsidR="00926006" w:rsidRDefault="00B22BF0">
      <w:hyperlink r:id="rId138">
        <w:r>
          <w:rPr>
            <w:color w:val="1155CC"/>
            <w:u w:val="single"/>
          </w:rPr>
          <w:t>Diablo 1 &amp; 2</w:t>
        </w:r>
      </w:hyperlink>
    </w:p>
    <w:p w14:paraId="59393812" w14:textId="77777777" w:rsidR="00926006" w:rsidRDefault="00B22BF0">
      <w:hyperlink r:id="rId139">
        <w:r>
          <w:rPr>
            <w:color w:val="1155CC"/>
            <w:u w:val="single"/>
          </w:rPr>
          <w:t>Diabolical</w:t>
        </w:r>
      </w:hyperlink>
    </w:p>
    <w:p w14:paraId="0328EFEC" w14:textId="77777777" w:rsidR="00926006" w:rsidRDefault="00B22BF0">
      <w:hyperlink r:id="rId140">
        <w:r>
          <w:rPr>
            <w:color w:val="1155CC"/>
            <w:u w:val="single"/>
          </w:rPr>
          <w:t>Die Buster</w:t>
        </w:r>
      </w:hyperlink>
    </w:p>
    <w:p w14:paraId="5488DAFE" w14:textId="77777777" w:rsidR="00926006" w:rsidRDefault="00B22BF0">
      <w:hyperlink r:id="rId141">
        <w:r>
          <w:rPr>
            <w:color w:val="1155CC"/>
            <w:u w:val="single"/>
          </w:rPr>
          <w:t>Dies Irae</w:t>
        </w:r>
      </w:hyperlink>
    </w:p>
    <w:p w14:paraId="21462D33" w14:textId="77777777" w:rsidR="00926006" w:rsidRDefault="00B22BF0">
      <w:hyperlink r:id="rId142">
        <w:r>
          <w:rPr>
            <w:color w:val="1155CC"/>
            <w:u w:val="single"/>
          </w:rPr>
          <w:t>Digimon World Re_Digitize</w:t>
        </w:r>
      </w:hyperlink>
    </w:p>
    <w:p w14:paraId="1C40CFBA" w14:textId="77777777" w:rsidR="00926006" w:rsidRDefault="00B22BF0">
      <w:hyperlink r:id="rId143">
        <w:r>
          <w:rPr>
            <w:color w:val="1155CC"/>
            <w:u w:val="single"/>
          </w:rPr>
          <w:t>Dinotopia</w:t>
        </w:r>
      </w:hyperlink>
    </w:p>
    <w:p w14:paraId="7D6DD002" w14:textId="77777777" w:rsidR="00926006" w:rsidRDefault="00B22BF0">
      <w:hyperlink r:id="rId144">
        <w:r>
          <w:rPr>
            <w:color w:val="1155CC"/>
            <w:u w:val="single"/>
          </w:rPr>
          <w:t>Dishonored 2</w:t>
        </w:r>
      </w:hyperlink>
    </w:p>
    <w:p w14:paraId="78D1DAD4" w14:textId="77777777" w:rsidR="00926006" w:rsidRDefault="00B22BF0">
      <w:hyperlink r:id="rId145">
        <w:r>
          <w:rPr>
            <w:color w:val="1155CC"/>
            <w:u w:val="single"/>
          </w:rPr>
          <w:t>Divinity - Original Sin</w:t>
        </w:r>
      </w:hyperlink>
    </w:p>
    <w:p w14:paraId="25C4EBD5" w14:textId="77777777" w:rsidR="00926006" w:rsidRDefault="00B22BF0">
      <w:hyperlink r:id="rId146">
        <w:r>
          <w:rPr>
            <w:color w:val="1155CC"/>
            <w:u w:val="single"/>
          </w:rPr>
          <w:t>Doctor Who</w:t>
        </w:r>
      </w:hyperlink>
    </w:p>
    <w:p w14:paraId="0E9804C0" w14:textId="77777777" w:rsidR="00926006" w:rsidRDefault="00B22BF0">
      <w:hyperlink r:id="rId147">
        <w:r>
          <w:rPr>
            <w:color w:val="1155CC"/>
            <w:u w:val="single"/>
          </w:rPr>
          <w:t>Dodgeball</w:t>
        </w:r>
      </w:hyperlink>
    </w:p>
    <w:p w14:paraId="78FB0054" w14:textId="77777777" w:rsidR="00926006" w:rsidRDefault="00B22BF0">
      <w:hyperlink r:id="rId148">
        <w:r>
          <w:rPr>
            <w:color w:val="1155CC"/>
            <w:u w:val="single"/>
          </w:rPr>
          <w:t>Dog Days</w:t>
        </w:r>
      </w:hyperlink>
    </w:p>
    <w:p w14:paraId="50489AC3" w14:textId="77777777" w:rsidR="00926006" w:rsidRDefault="00B22BF0">
      <w:hyperlink r:id="rId149">
        <w:r>
          <w:rPr>
            <w:color w:val="1155CC"/>
            <w:u w:val="single"/>
          </w:rPr>
          <w:t>Donkey Kong Cartoon</w:t>
        </w:r>
      </w:hyperlink>
    </w:p>
    <w:p w14:paraId="0C661B9C" w14:textId="77777777" w:rsidR="00926006" w:rsidRDefault="00B22BF0">
      <w:hyperlink r:id="rId150">
        <w:r>
          <w:rPr>
            <w:color w:val="1155CC"/>
            <w:u w:val="single"/>
          </w:rPr>
          <w:t>Donkey Kong Country</w:t>
        </w:r>
      </w:hyperlink>
    </w:p>
    <w:p w14:paraId="443DF14F" w14:textId="77777777" w:rsidR="00926006" w:rsidRDefault="00B22BF0">
      <w:hyperlink r:id="rId151">
        <w:r>
          <w:rPr>
            <w:color w:val="1155CC"/>
            <w:u w:val="single"/>
          </w:rPr>
          <w:t>DOOM 3</w:t>
        </w:r>
      </w:hyperlink>
    </w:p>
    <w:p w14:paraId="175F4209" w14:textId="77777777" w:rsidR="00926006" w:rsidRDefault="00B22BF0">
      <w:hyperlink r:id="rId152">
        <w:r>
          <w:rPr>
            <w:color w:val="1155CC"/>
            <w:u w:val="single"/>
          </w:rPr>
          <w:t>Dota 2</w:t>
        </w:r>
      </w:hyperlink>
    </w:p>
    <w:p w14:paraId="3C75210C" w14:textId="77777777" w:rsidR="00926006" w:rsidRDefault="00B22BF0">
      <w:hyperlink r:id="rId153">
        <w:r>
          <w:rPr>
            <w:color w:val="1155CC"/>
            <w:u w:val="single"/>
          </w:rPr>
          <w:t xml:space="preserve">Dragon </w:t>
        </w:r>
        <w:r>
          <w:rPr>
            <w:color w:val="1155CC"/>
            <w:u w:val="single"/>
          </w:rPr>
          <w:t>Age</w:t>
        </w:r>
      </w:hyperlink>
    </w:p>
    <w:p w14:paraId="748191AA" w14:textId="77777777" w:rsidR="00926006" w:rsidRDefault="00B22BF0">
      <w:hyperlink r:id="rId154">
        <w:r>
          <w:rPr>
            <w:color w:val="1155CC"/>
            <w:u w:val="single"/>
          </w:rPr>
          <w:t>Dragon Ball</w:t>
        </w:r>
      </w:hyperlink>
    </w:p>
    <w:p w14:paraId="29BE0B77" w14:textId="77777777" w:rsidR="00926006" w:rsidRDefault="00B22BF0">
      <w:hyperlink r:id="rId155">
        <w:r>
          <w:rPr>
            <w:color w:val="1155CC"/>
            <w:u w:val="single"/>
          </w:rPr>
          <w:t>Dragon Ball GT</w:t>
        </w:r>
      </w:hyperlink>
    </w:p>
    <w:p w14:paraId="7ACA8C80" w14:textId="77777777" w:rsidR="00926006" w:rsidRDefault="00B22BF0">
      <w:pPr>
        <w:rPr>
          <w:ins w:id="7" w:author="daniel luengo" w:date="2022-01-20T22:05:00Z"/>
          <w:color w:val="1155CC"/>
          <w:u w:val="single"/>
        </w:rPr>
      </w:pPr>
      <w:hyperlink r:id="rId156">
        <w:r>
          <w:rPr>
            <w:color w:val="1155CC"/>
            <w:u w:val="single"/>
          </w:rPr>
          <w:t>Dragon Ball Super</w:t>
        </w:r>
      </w:hyperlink>
    </w:p>
    <w:p w14:paraId="477CF426" w14:textId="77777777" w:rsidR="00926006" w:rsidRDefault="00B22BF0">
      <w:ins w:id="8" w:author="daniel luengo" w:date="2022-01-20T22:05:00Z">
        <w:r>
          <w:fldChar w:fldCharType="begin"/>
        </w:r>
        <w:r>
          <w:instrText>HYPERLINK "https://drive.google.com/file/d/1rniESF6tGOXjJvL8RT9lHrBJXhvr0TlI/view"</w:instrText>
        </w:r>
        <w:r>
          <w:fldChar w:fldCharType="separate"/>
        </w:r>
        <w:r>
          <w:rPr>
            <w:color w:val="1155CC"/>
            <w:u w:val="single"/>
          </w:rPr>
          <w:t>Dragon Ball Z</w:t>
        </w:r>
        <w:r>
          <w:fldChar w:fldCharType="end"/>
        </w:r>
      </w:ins>
    </w:p>
    <w:p w14:paraId="1FAF3424" w14:textId="77777777" w:rsidR="00926006" w:rsidRDefault="00B22BF0">
      <w:hyperlink r:id="rId157">
        <w:r>
          <w:rPr>
            <w:color w:val="1155CC"/>
            <w:u w:val="single"/>
          </w:rPr>
          <w:t>Dragon-half</w:t>
        </w:r>
      </w:hyperlink>
    </w:p>
    <w:p w14:paraId="1F7016DB" w14:textId="77777777" w:rsidR="00926006" w:rsidRDefault="00B22BF0">
      <w:hyperlink r:id="rId158">
        <w:r>
          <w:rPr>
            <w:color w:val="1155CC"/>
            <w:u w:val="single"/>
          </w:rPr>
          <w:t>Draka Series</w:t>
        </w:r>
      </w:hyperlink>
    </w:p>
    <w:p w14:paraId="2A2997DE" w14:textId="77777777" w:rsidR="00926006" w:rsidRDefault="00B22BF0">
      <w:hyperlink r:id="rId159">
        <w:r>
          <w:rPr>
            <w:color w:val="1155CC"/>
            <w:u w:val="single"/>
          </w:rPr>
          <w:t>DREDD</w:t>
        </w:r>
      </w:hyperlink>
    </w:p>
    <w:p w14:paraId="18B3DDFE" w14:textId="77777777" w:rsidR="00926006" w:rsidRDefault="00B22BF0">
      <w:hyperlink r:id="rId160">
        <w:r>
          <w:rPr>
            <w:color w:val="1155CC"/>
            <w:u w:val="single"/>
          </w:rPr>
          <w:t>Dresden Files</w:t>
        </w:r>
      </w:hyperlink>
    </w:p>
    <w:p w14:paraId="4758118B" w14:textId="77777777" w:rsidR="00926006" w:rsidRDefault="00B22BF0">
      <w:hyperlink r:id="rId161">
        <w:r>
          <w:rPr>
            <w:color w:val="1155CC"/>
            <w:u w:val="single"/>
          </w:rPr>
          <w:t>Duel Monsters Duel</w:t>
        </w:r>
        <w:r>
          <w:rPr>
            <w:color w:val="1155CC"/>
            <w:u w:val="single"/>
          </w:rPr>
          <w:t xml:space="preserve"> Terminal Part 1</w:t>
        </w:r>
      </w:hyperlink>
    </w:p>
    <w:p w14:paraId="18A5EB26" w14:textId="77777777" w:rsidR="00926006" w:rsidRDefault="00B22BF0">
      <w:hyperlink r:id="rId162">
        <w:r>
          <w:rPr>
            <w:color w:val="1155CC"/>
            <w:u w:val="single"/>
          </w:rPr>
          <w:t>Duel Monsters Duel Terminal Part 2</w:t>
        </w:r>
      </w:hyperlink>
    </w:p>
    <w:p w14:paraId="303AC8A1" w14:textId="77777777" w:rsidR="00926006" w:rsidRDefault="00B22BF0">
      <w:hyperlink r:id="rId163">
        <w:r>
          <w:rPr>
            <w:color w:val="1155CC"/>
            <w:u w:val="single"/>
          </w:rPr>
          <w:t>Dune</w:t>
        </w:r>
      </w:hyperlink>
    </w:p>
    <w:p w14:paraId="5A2F8853" w14:textId="77777777" w:rsidR="00926006" w:rsidRDefault="00B22BF0">
      <w:hyperlink r:id="rId164">
        <w:r>
          <w:rPr>
            <w:color w:val="1155CC"/>
            <w:u w:val="single"/>
          </w:rPr>
          <w:t>Dungeon Keeper</w:t>
        </w:r>
      </w:hyperlink>
    </w:p>
    <w:p w14:paraId="6C8DCF10" w14:textId="77777777" w:rsidR="00926006" w:rsidRDefault="00B22BF0">
      <w:hyperlink r:id="rId165">
        <w:r>
          <w:rPr>
            <w:color w:val="1155CC"/>
            <w:u w:val="single"/>
          </w:rPr>
          <w:t>Dungeon Keeper Ami</w:t>
        </w:r>
      </w:hyperlink>
    </w:p>
    <w:p w14:paraId="174D7CC5" w14:textId="77777777" w:rsidR="00926006" w:rsidRDefault="00B22BF0">
      <w:hyperlink r:id="rId166">
        <w:r>
          <w:rPr>
            <w:color w:val="1155CC"/>
            <w:u w:val="single"/>
          </w:rPr>
          <w:t>Dungeons and Dragons the Dragons</w:t>
        </w:r>
      </w:hyperlink>
    </w:p>
    <w:p w14:paraId="12B85109" w14:textId="77777777" w:rsidR="00926006" w:rsidRDefault="00B22BF0">
      <w:hyperlink r:id="rId167">
        <w:r>
          <w:rPr>
            <w:color w:val="1155CC"/>
            <w:u w:val="single"/>
          </w:rPr>
          <w:t>Dwarf Fortress</w:t>
        </w:r>
      </w:hyperlink>
    </w:p>
    <w:p w14:paraId="440973FA" w14:textId="77777777" w:rsidR="00926006" w:rsidRDefault="00B22BF0">
      <w:hyperlink r:id="rId168">
        <w:r>
          <w:rPr>
            <w:color w:val="1155CC"/>
            <w:u w:val="single"/>
          </w:rPr>
          <w:t>DYN Freaks</w:t>
        </w:r>
      </w:hyperlink>
    </w:p>
    <w:p w14:paraId="39B31004" w14:textId="77777777" w:rsidR="00926006" w:rsidRDefault="00926006"/>
    <w:p w14:paraId="257A4D42" w14:textId="77777777" w:rsidR="00926006" w:rsidRDefault="00B22BF0">
      <w:pPr>
        <w:pStyle w:val="Heading2"/>
      </w:pPr>
      <w:bookmarkStart w:id="9" w:name="_l42kqrv5sm0g" w:colFirst="0" w:colLast="0"/>
      <w:bookmarkEnd w:id="9"/>
      <w:r>
        <w:br w:type="page"/>
      </w:r>
    </w:p>
    <w:p w14:paraId="5FF2B4B7" w14:textId="77777777" w:rsidR="00926006" w:rsidRDefault="00B22BF0">
      <w:pPr>
        <w:pStyle w:val="Heading2"/>
      </w:pPr>
      <w:bookmarkStart w:id="10" w:name="_98d91qm8vls6" w:colFirst="0" w:colLast="0"/>
      <w:bookmarkEnd w:id="10"/>
      <w:r>
        <w:lastRenderedPageBreak/>
        <w:t>===E===</w:t>
      </w:r>
    </w:p>
    <w:p w14:paraId="7D0BC537" w14:textId="77777777" w:rsidR="00926006" w:rsidRDefault="00B22BF0">
      <w:hyperlink r:id="rId169">
        <w:r>
          <w:rPr>
            <w:color w:val="1155CC"/>
            <w:u w:val="single"/>
          </w:rPr>
          <w:t>Earth Girls</w:t>
        </w:r>
      </w:hyperlink>
    </w:p>
    <w:p w14:paraId="4799CF08" w14:textId="77777777" w:rsidR="00926006" w:rsidRDefault="00B22BF0">
      <w:hyperlink r:id="rId170">
        <w:r>
          <w:rPr>
            <w:color w:val="1155CC"/>
            <w:u w:val="single"/>
          </w:rPr>
          <w:t>Eclipse Phase</w:t>
        </w:r>
      </w:hyperlink>
    </w:p>
    <w:p w14:paraId="72A85014" w14:textId="77777777" w:rsidR="00926006" w:rsidRDefault="00B22BF0">
      <w:hyperlink r:id="rId171">
        <w:r>
          <w:rPr>
            <w:color w:val="1155CC"/>
            <w:u w:val="single"/>
          </w:rPr>
          <w:t>The Elder Scrolls: Skyrim</w:t>
        </w:r>
      </w:hyperlink>
    </w:p>
    <w:p w14:paraId="3E14F7DE" w14:textId="77777777" w:rsidR="00926006" w:rsidRDefault="00B22BF0">
      <w:hyperlink r:id="rId172">
        <w:r>
          <w:rPr>
            <w:color w:val="1155CC"/>
            <w:u w:val="single"/>
          </w:rPr>
          <w:t>Elder Scrolls Online</w:t>
        </w:r>
      </w:hyperlink>
    </w:p>
    <w:p w14:paraId="4575C901" w14:textId="77777777" w:rsidR="00926006" w:rsidRDefault="00B22BF0">
      <w:hyperlink r:id="rId173">
        <w:r>
          <w:rPr>
            <w:color w:val="1155CC"/>
            <w:u w:val="single"/>
          </w:rPr>
          <w:t>Elder Scrolls Skyrim SB</w:t>
        </w:r>
      </w:hyperlink>
    </w:p>
    <w:p w14:paraId="52ACFE88" w14:textId="77777777" w:rsidR="00926006" w:rsidRDefault="00B22BF0">
      <w:hyperlink r:id="rId174">
        <w:r>
          <w:rPr>
            <w:color w:val="1155CC"/>
            <w:u w:val="single"/>
          </w:rPr>
          <w:t>Enter the Gungeon</w:t>
        </w:r>
      </w:hyperlink>
    </w:p>
    <w:p w14:paraId="51AD9912" w14:textId="77777777" w:rsidR="00926006" w:rsidRDefault="00B22BF0">
      <w:hyperlink r:id="rId175">
        <w:r>
          <w:rPr>
            <w:color w:val="1155CC"/>
            <w:u w:val="single"/>
          </w:rPr>
          <w:t>Empire from the ashes</w:t>
        </w:r>
      </w:hyperlink>
    </w:p>
    <w:p w14:paraId="0BD63670" w14:textId="77777777" w:rsidR="00926006" w:rsidRDefault="00B22BF0">
      <w:hyperlink r:id="rId176">
        <w:r>
          <w:rPr>
            <w:color w:val="1155CC"/>
            <w:u w:val="single"/>
          </w:rPr>
          <w:t>Endless Legend</w:t>
        </w:r>
      </w:hyperlink>
    </w:p>
    <w:p w14:paraId="33F31392" w14:textId="77777777" w:rsidR="00926006" w:rsidRDefault="00B22BF0">
      <w:hyperlink r:id="rId177">
        <w:r>
          <w:rPr>
            <w:color w:val="1155CC"/>
            <w:u w:val="single"/>
          </w:rPr>
          <w:t>Endless Pantheon</w:t>
        </w:r>
      </w:hyperlink>
    </w:p>
    <w:p w14:paraId="0F429A50" w14:textId="77777777" w:rsidR="00926006" w:rsidRDefault="00B22BF0">
      <w:hyperlink r:id="rId178">
        <w:r>
          <w:rPr>
            <w:color w:val="1155CC"/>
            <w:u w:val="single"/>
          </w:rPr>
          <w:t>Endless Space</w:t>
        </w:r>
      </w:hyperlink>
    </w:p>
    <w:p w14:paraId="0926B37A" w14:textId="77777777" w:rsidR="00926006" w:rsidRDefault="00B22BF0">
      <w:hyperlink r:id="rId179">
        <w:r>
          <w:rPr>
            <w:color w:val="1155CC"/>
            <w:u w:val="single"/>
          </w:rPr>
          <w:t>Essential Body Supplement</w:t>
        </w:r>
      </w:hyperlink>
    </w:p>
    <w:p w14:paraId="2CBFFC94" w14:textId="77777777" w:rsidR="00926006" w:rsidRDefault="00B22BF0">
      <w:hyperlink r:id="rId180">
        <w:r>
          <w:rPr>
            <w:color w:val="1155CC"/>
            <w:u w:val="single"/>
          </w:rPr>
          <w:t>Etrian Odyssey</w:t>
        </w:r>
      </w:hyperlink>
    </w:p>
    <w:p w14:paraId="5C498884" w14:textId="77777777" w:rsidR="00926006" w:rsidRDefault="00B22BF0">
      <w:hyperlink r:id="rId181">
        <w:r>
          <w:rPr>
            <w:color w:val="1155CC"/>
            <w:u w:val="single"/>
          </w:rPr>
          <w:t>Eureka-Warehouse 13-Alphas</w:t>
        </w:r>
      </w:hyperlink>
    </w:p>
    <w:p w14:paraId="0C070620" w14:textId="77777777" w:rsidR="00926006" w:rsidRDefault="00B22BF0">
      <w:hyperlink r:id="rId182">
        <w:r>
          <w:rPr>
            <w:color w:val="1155CC"/>
            <w:u w:val="single"/>
          </w:rPr>
          <w:t>Europa Universalis</w:t>
        </w:r>
      </w:hyperlink>
    </w:p>
    <w:p w14:paraId="0482A8C2" w14:textId="77777777" w:rsidR="00926006" w:rsidRDefault="00B22BF0">
      <w:hyperlink r:id="rId183">
        <w:r>
          <w:rPr>
            <w:color w:val="1155CC"/>
            <w:u w:val="single"/>
          </w:rPr>
          <w:t>Everyone Else is a Returnee</w:t>
        </w:r>
      </w:hyperlink>
    </w:p>
    <w:p w14:paraId="2390D79F" w14:textId="77777777" w:rsidR="00926006" w:rsidRDefault="00B22BF0">
      <w:hyperlink r:id="rId184">
        <w:r>
          <w:rPr>
            <w:color w:val="1155CC"/>
            <w:u w:val="single"/>
          </w:rPr>
          <w:t>E.V.O. Search for Eden</w:t>
        </w:r>
      </w:hyperlink>
    </w:p>
    <w:p w14:paraId="06ACAAA2" w14:textId="77777777" w:rsidR="00926006" w:rsidRDefault="00B22BF0">
      <w:hyperlink r:id="rId185">
        <w:r>
          <w:rPr>
            <w:color w:val="1155CC"/>
            <w:u w:val="single"/>
          </w:rPr>
          <w:t>Exalted - The Abyssals</w:t>
        </w:r>
      </w:hyperlink>
    </w:p>
    <w:p w14:paraId="291AC159" w14:textId="77777777" w:rsidR="00926006" w:rsidRDefault="00B22BF0">
      <w:hyperlink r:id="rId186">
        <w:r>
          <w:rPr>
            <w:color w:val="1155CC"/>
            <w:u w:val="single"/>
          </w:rPr>
          <w:t>Exalted - The Dragonbloods</w:t>
        </w:r>
      </w:hyperlink>
    </w:p>
    <w:p w14:paraId="02784B87" w14:textId="77777777" w:rsidR="00926006" w:rsidRDefault="00B22BF0">
      <w:hyperlink r:id="rId187">
        <w:r>
          <w:rPr>
            <w:color w:val="1155CC"/>
            <w:u w:val="single"/>
          </w:rPr>
          <w:t>Exalted - The Infernals</w:t>
        </w:r>
      </w:hyperlink>
    </w:p>
    <w:p w14:paraId="5BF62580" w14:textId="77777777" w:rsidR="00926006" w:rsidRDefault="00B22BF0">
      <w:hyperlink r:id="rId188">
        <w:r>
          <w:rPr>
            <w:color w:val="1155CC"/>
            <w:u w:val="single"/>
          </w:rPr>
          <w:t>Exalted - The Lunars</w:t>
        </w:r>
      </w:hyperlink>
    </w:p>
    <w:p w14:paraId="0D0986D5" w14:textId="77777777" w:rsidR="00926006" w:rsidRDefault="00B22BF0">
      <w:hyperlink r:id="rId189">
        <w:r>
          <w:rPr>
            <w:color w:val="1155CC"/>
            <w:u w:val="single"/>
          </w:rPr>
          <w:t>Exalted - The Sidereals</w:t>
        </w:r>
      </w:hyperlink>
    </w:p>
    <w:p w14:paraId="41865000" w14:textId="77777777" w:rsidR="00926006" w:rsidRDefault="00B22BF0">
      <w:hyperlink r:id="rId190">
        <w:r>
          <w:rPr>
            <w:color w:val="1155CC"/>
            <w:u w:val="single"/>
          </w:rPr>
          <w:t>Exalted - The Solars</w:t>
        </w:r>
      </w:hyperlink>
    </w:p>
    <w:p w14:paraId="58B7F9CC" w14:textId="77777777" w:rsidR="00926006" w:rsidRDefault="00B22BF0">
      <w:hyperlink r:id="rId191">
        <w:r>
          <w:rPr>
            <w:color w:val="1155CC"/>
            <w:u w:val="single"/>
          </w:rPr>
          <w:t>eXceed</w:t>
        </w:r>
      </w:hyperlink>
    </w:p>
    <w:p w14:paraId="24F6F33C" w14:textId="77777777" w:rsidR="00926006" w:rsidRDefault="00926006"/>
    <w:p w14:paraId="30DDFC65" w14:textId="77777777" w:rsidR="00926006" w:rsidRDefault="00B22BF0">
      <w:r>
        <w:br w:type="page"/>
      </w:r>
    </w:p>
    <w:p w14:paraId="4F287FFD" w14:textId="77777777" w:rsidR="00926006" w:rsidRDefault="00B22BF0">
      <w:pPr>
        <w:pStyle w:val="Heading2"/>
      </w:pPr>
      <w:bookmarkStart w:id="11" w:name="_zhkadok5so0v" w:colFirst="0" w:colLast="0"/>
      <w:bookmarkEnd w:id="11"/>
      <w:r>
        <w:lastRenderedPageBreak/>
        <w:t>===F===</w:t>
      </w:r>
    </w:p>
    <w:p w14:paraId="5FC2E9D2" w14:textId="77777777" w:rsidR="00926006" w:rsidRDefault="00B22BF0">
      <w:hyperlink r:id="rId192">
        <w:r>
          <w:rPr>
            <w:color w:val="1155CC"/>
            <w:u w:val="single"/>
          </w:rPr>
          <w:t>Factorio</w:t>
        </w:r>
      </w:hyperlink>
    </w:p>
    <w:p w14:paraId="5391001E" w14:textId="77777777" w:rsidR="00926006" w:rsidRDefault="00B22BF0">
      <w:hyperlink r:id="rId193">
        <w:r>
          <w:rPr>
            <w:color w:val="1155CC"/>
            <w:u w:val="single"/>
          </w:rPr>
          <w:t>Fairy Tail (New)</w:t>
        </w:r>
      </w:hyperlink>
    </w:p>
    <w:p w14:paraId="7CBE6F23" w14:textId="77777777" w:rsidR="00926006" w:rsidRDefault="00B22BF0">
      <w:hyperlink r:id="rId194">
        <w:r>
          <w:rPr>
            <w:color w:val="1155CC"/>
            <w:u w:val="single"/>
          </w:rPr>
          <w:t>Fallen London</w:t>
        </w:r>
      </w:hyperlink>
    </w:p>
    <w:p w14:paraId="30BA95AA" w14:textId="77777777" w:rsidR="00926006" w:rsidRDefault="00B22BF0">
      <w:hyperlink r:id="rId195">
        <w:r>
          <w:rPr>
            <w:color w:val="1155CC"/>
            <w:u w:val="single"/>
          </w:rPr>
          <w:t>Fallout</w:t>
        </w:r>
      </w:hyperlink>
    </w:p>
    <w:p w14:paraId="010C6FA8" w14:textId="77777777" w:rsidR="00926006" w:rsidRDefault="00B22BF0">
      <w:hyperlink r:id="rId196">
        <w:r>
          <w:rPr>
            <w:color w:val="1155CC"/>
            <w:u w:val="single"/>
          </w:rPr>
          <w:t>Fallout 4</w:t>
        </w:r>
      </w:hyperlink>
    </w:p>
    <w:p w14:paraId="55242BCA" w14:textId="77777777" w:rsidR="00926006" w:rsidRDefault="00B22BF0">
      <w:hyperlink r:id="rId197">
        <w:r>
          <w:rPr>
            <w:color w:val="1155CC"/>
            <w:u w:val="single"/>
          </w:rPr>
          <w:t>Fallout 76</w:t>
        </w:r>
      </w:hyperlink>
    </w:p>
    <w:p w14:paraId="67B0C138" w14:textId="77777777" w:rsidR="00926006" w:rsidRDefault="00B22BF0">
      <w:hyperlink r:id="rId198">
        <w:r>
          <w:rPr>
            <w:color w:val="1155CC"/>
            <w:u w:val="single"/>
          </w:rPr>
          <w:t>Family Matters</w:t>
        </w:r>
      </w:hyperlink>
    </w:p>
    <w:p w14:paraId="02F168AD" w14:textId="77777777" w:rsidR="00926006" w:rsidRDefault="00B22BF0">
      <w:hyperlink r:id="rId199">
        <w:r>
          <w:rPr>
            <w:color w:val="1155CC"/>
            <w:u w:val="single"/>
          </w:rPr>
          <w:t>Fantastic Four</w:t>
        </w:r>
      </w:hyperlink>
    </w:p>
    <w:p w14:paraId="02495479" w14:textId="77777777" w:rsidR="00926006" w:rsidRDefault="00B22BF0">
      <w:hyperlink r:id="rId200">
        <w:r>
          <w:rPr>
            <w:color w:val="1155CC"/>
            <w:u w:val="single"/>
          </w:rPr>
          <w:t>Farscape</w:t>
        </w:r>
      </w:hyperlink>
    </w:p>
    <w:p w14:paraId="523A4C19" w14:textId="77777777" w:rsidR="00926006" w:rsidRDefault="00B22BF0">
      <w:hyperlink r:id="rId201">
        <w:r>
          <w:rPr>
            <w:color w:val="1155CC"/>
            <w:u w:val="single"/>
          </w:rPr>
          <w:t>Fast and Furious</w:t>
        </w:r>
      </w:hyperlink>
    </w:p>
    <w:p w14:paraId="21863704" w14:textId="77777777" w:rsidR="00926006" w:rsidRDefault="00B22BF0">
      <w:hyperlink r:id="rId202">
        <w:r>
          <w:rPr>
            <w:color w:val="1155CC"/>
            <w:u w:val="single"/>
          </w:rPr>
          <w:t>Fate Extella</w:t>
        </w:r>
      </w:hyperlink>
    </w:p>
    <w:p w14:paraId="34F961C8" w14:textId="77777777" w:rsidR="00926006" w:rsidRDefault="00B22BF0">
      <w:hyperlink r:id="rId203">
        <w:r>
          <w:rPr>
            <w:color w:val="1155CC"/>
            <w:u w:val="single"/>
          </w:rPr>
          <w:t>Fate Extra</w:t>
        </w:r>
      </w:hyperlink>
    </w:p>
    <w:p w14:paraId="5E28FA84" w14:textId="77777777" w:rsidR="00926006" w:rsidRDefault="00B22BF0">
      <w:hyperlink r:id="rId204">
        <w:r>
          <w:rPr>
            <w:color w:val="1155CC"/>
            <w:u w:val="single"/>
          </w:rPr>
          <w:t>Fate Grand Order</w:t>
        </w:r>
      </w:hyperlink>
    </w:p>
    <w:p w14:paraId="651F7105" w14:textId="77777777" w:rsidR="00926006" w:rsidRDefault="00B22BF0">
      <w:hyperlink r:id="rId205">
        <w:r>
          <w:rPr>
            <w:color w:val="1155CC"/>
            <w:u w:val="single"/>
          </w:rPr>
          <w:t>Fate Jumpchain</w:t>
        </w:r>
      </w:hyperlink>
    </w:p>
    <w:p w14:paraId="023FA935" w14:textId="77777777" w:rsidR="00926006" w:rsidRDefault="00B22BF0">
      <w:hyperlink r:id="rId206">
        <w:r>
          <w:rPr>
            <w:color w:val="1155CC"/>
            <w:u w:val="single"/>
          </w:rPr>
          <w:t>Fate Legends: Empire of Antiquity</w:t>
        </w:r>
      </w:hyperlink>
    </w:p>
    <w:p w14:paraId="5F4B084E" w14:textId="77777777" w:rsidR="00926006" w:rsidRDefault="00B22BF0">
      <w:hyperlink r:id="rId207">
        <w:r>
          <w:rPr>
            <w:color w:val="1155CC"/>
            <w:u w:val="single"/>
          </w:rPr>
          <w:t>Fate Legends: Garden of Avalon</w:t>
        </w:r>
      </w:hyperlink>
    </w:p>
    <w:p w14:paraId="5C8A7F10" w14:textId="77777777" w:rsidR="00926006" w:rsidRDefault="00B22BF0">
      <w:hyperlink r:id="rId208">
        <w:r>
          <w:rPr>
            <w:color w:val="1155CC"/>
            <w:u w:val="single"/>
          </w:rPr>
          <w:t>Fate Legends: Land of Shadows</w:t>
        </w:r>
      </w:hyperlink>
    </w:p>
    <w:p w14:paraId="48397AC7" w14:textId="77777777" w:rsidR="00926006" w:rsidRDefault="00B22BF0">
      <w:hyperlink r:id="rId209">
        <w:r>
          <w:rPr>
            <w:color w:val="1155CC"/>
            <w:u w:val="single"/>
          </w:rPr>
          <w:t>Fate Legends: Land of the Rising Sun</w:t>
        </w:r>
      </w:hyperlink>
    </w:p>
    <w:p w14:paraId="602808B2" w14:textId="77777777" w:rsidR="00926006" w:rsidRDefault="00B22BF0">
      <w:hyperlink r:id="rId210">
        <w:r>
          <w:rPr>
            <w:color w:val="1155CC"/>
            <w:u w:val="single"/>
          </w:rPr>
          <w:t>Fate Legends: Oasis of Fantasy</w:t>
        </w:r>
      </w:hyperlink>
    </w:p>
    <w:p w14:paraId="7AE27DC9" w14:textId="77777777" w:rsidR="00926006" w:rsidRDefault="00B22BF0">
      <w:hyperlink r:id="rId211">
        <w:r>
          <w:rPr>
            <w:color w:val="1155CC"/>
            <w:u w:val="single"/>
          </w:rPr>
          <w:t>Fate Legends: Strange New World</w:t>
        </w:r>
      </w:hyperlink>
    </w:p>
    <w:p w14:paraId="5E008227" w14:textId="77777777" w:rsidR="00926006" w:rsidRDefault="00B22BF0">
      <w:hyperlink r:id="rId212">
        <w:r>
          <w:rPr>
            <w:color w:val="1155CC"/>
            <w:u w:val="single"/>
          </w:rPr>
          <w:t>Fate Legends: Vive la</w:t>
        </w:r>
        <w:r>
          <w:rPr>
            <w:color w:val="1155CC"/>
            <w:u w:val="single"/>
          </w:rPr>
          <w:t xml:space="preserve"> France</w:t>
        </w:r>
      </w:hyperlink>
    </w:p>
    <w:p w14:paraId="548DEF01" w14:textId="77777777" w:rsidR="00926006" w:rsidRDefault="00B22BF0">
      <w:hyperlink r:id="rId213">
        <w:r>
          <w:rPr>
            <w:color w:val="1155CC"/>
            <w:u w:val="single"/>
          </w:rPr>
          <w:t>Fate Servant Supplement</w:t>
        </w:r>
      </w:hyperlink>
    </w:p>
    <w:p w14:paraId="6416D539" w14:textId="77777777" w:rsidR="00926006" w:rsidRDefault="00B22BF0">
      <w:hyperlink r:id="rId214">
        <w:r>
          <w:rPr>
            <w:color w:val="1155CC"/>
            <w:u w:val="single"/>
          </w:rPr>
          <w:t>Fate Stay Night</w:t>
        </w:r>
      </w:hyperlink>
    </w:p>
    <w:p w14:paraId="5AFEE012" w14:textId="77777777" w:rsidR="00926006" w:rsidRDefault="00B22BF0">
      <w:hyperlink r:id="rId215">
        <w:r>
          <w:rPr>
            <w:color w:val="1155CC"/>
            <w:u w:val="single"/>
          </w:rPr>
          <w:t>Fate Zero</w:t>
        </w:r>
      </w:hyperlink>
    </w:p>
    <w:p w14:paraId="7EE6EFBF" w14:textId="77777777" w:rsidR="00926006" w:rsidRDefault="00B22BF0">
      <w:hyperlink r:id="rId216">
        <w:r>
          <w:rPr>
            <w:color w:val="1155CC"/>
            <w:u w:val="single"/>
          </w:rPr>
          <w:t>F.E.A.R.</w:t>
        </w:r>
      </w:hyperlink>
    </w:p>
    <w:p w14:paraId="7C887116" w14:textId="77777777" w:rsidR="00926006" w:rsidRDefault="00B22BF0">
      <w:hyperlink r:id="rId217">
        <w:r>
          <w:rPr>
            <w:color w:val="1155CC"/>
            <w:u w:val="single"/>
          </w:rPr>
          <w:t>Final Fantasy Dissidia</w:t>
        </w:r>
      </w:hyperlink>
    </w:p>
    <w:p w14:paraId="19675F31" w14:textId="77777777" w:rsidR="00926006" w:rsidRDefault="00B22BF0">
      <w:hyperlink r:id="rId218">
        <w:r>
          <w:rPr>
            <w:color w:val="1155CC"/>
            <w:u w:val="single"/>
          </w:rPr>
          <w:t>Final Fantasy IV</w:t>
        </w:r>
      </w:hyperlink>
    </w:p>
    <w:p w14:paraId="2DBB9A91" w14:textId="77777777" w:rsidR="00926006" w:rsidRDefault="00B22BF0">
      <w:hyperlink r:id="rId219">
        <w:r>
          <w:rPr>
            <w:color w:val="1155CC"/>
            <w:u w:val="single"/>
          </w:rPr>
          <w:t>Final Fantasy Type-0</w:t>
        </w:r>
      </w:hyperlink>
    </w:p>
    <w:p w14:paraId="11257642" w14:textId="77777777" w:rsidR="00926006" w:rsidRDefault="00B22BF0">
      <w:hyperlink r:id="rId220">
        <w:r>
          <w:rPr>
            <w:color w:val="1155CC"/>
            <w:u w:val="single"/>
          </w:rPr>
          <w:t>Final Fantasy VI</w:t>
        </w:r>
      </w:hyperlink>
    </w:p>
    <w:p w14:paraId="653683B0" w14:textId="77777777" w:rsidR="00926006" w:rsidRDefault="00B22BF0">
      <w:hyperlink r:id="rId221">
        <w:r>
          <w:rPr>
            <w:color w:val="1155CC"/>
            <w:u w:val="single"/>
          </w:rPr>
          <w:t>Final Fantasy XI</w:t>
        </w:r>
      </w:hyperlink>
    </w:p>
    <w:p w14:paraId="7766DC3D" w14:textId="77777777" w:rsidR="00926006" w:rsidRDefault="00B22BF0">
      <w:hyperlink r:id="rId222">
        <w:r>
          <w:rPr>
            <w:color w:val="1155CC"/>
            <w:u w:val="single"/>
          </w:rPr>
          <w:t>Final Fantasy XII</w:t>
        </w:r>
      </w:hyperlink>
    </w:p>
    <w:p w14:paraId="401C002E" w14:textId="77777777" w:rsidR="00926006" w:rsidRDefault="00B22BF0">
      <w:hyperlink r:id="rId223">
        <w:r>
          <w:rPr>
            <w:color w:val="1155CC"/>
            <w:u w:val="single"/>
          </w:rPr>
          <w:t>Final Fantasy XIII</w:t>
        </w:r>
      </w:hyperlink>
    </w:p>
    <w:p w14:paraId="0D3FAD78" w14:textId="77777777" w:rsidR="00926006" w:rsidRDefault="00B22BF0">
      <w:hyperlink r:id="rId224">
        <w:r>
          <w:rPr>
            <w:color w:val="1155CC"/>
            <w:u w:val="single"/>
          </w:rPr>
          <w:t>Final Fantasy XIII-2</w:t>
        </w:r>
      </w:hyperlink>
    </w:p>
    <w:p w14:paraId="5EEE9661" w14:textId="77777777" w:rsidR="00926006" w:rsidRDefault="00B22BF0">
      <w:hyperlink r:id="rId225">
        <w:r>
          <w:rPr>
            <w:color w:val="1155CC"/>
            <w:u w:val="single"/>
          </w:rPr>
          <w:t>Final Fantasy XIII-3</w:t>
        </w:r>
      </w:hyperlink>
    </w:p>
    <w:p w14:paraId="020BF384" w14:textId="77777777" w:rsidR="00926006" w:rsidRDefault="00B22BF0">
      <w:hyperlink r:id="rId226">
        <w:r>
          <w:rPr>
            <w:color w:val="1155CC"/>
            <w:u w:val="single"/>
          </w:rPr>
          <w:t>Final Fantasy XIV</w:t>
        </w:r>
      </w:hyperlink>
    </w:p>
    <w:p w14:paraId="1F89AE20" w14:textId="77777777" w:rsidR="00926006" w:rsidRDefault="00B22BF0">
      <w:hyperlink r:id="rId227">
        <w:r>
          <w:rPr>
            <w:color w:val="1155CC"/>
            <w:u w:val="single"/>
          </w:rPr>
          <w:t>Fire Emblem: Awakened</w:t>
        </w:r>
      </w:hyperlink>
    </w:p>
    <w:p w14:paraId="7FE9CAAE" w14:textId="77777777" w:rsidR="00926006" w:rsidRDefault="00B22BF0">
      <w:hyperlink r:id="rId228">
        <w:r>
          <w:rPr>
            <w:color w:val="1155CC"/>
            <w:u w:val="single"/>
          </w:rPr>
          <w:t>Firefly</w:t>
        </w:r>
      </w:hyperlink>
    </w:p>
    <w:p w14:paraId="471169E0" w14:textId="77777777" w:rsidR="00926006" w:rsidRDefault="00B22BF0">
      <w:hyperlink r:id="rId229">
        <w:r>
          <w:rPr>
            <w:color w:val="1155CC"/>
            <w:u w:val="single"/>
          </w:rPr>
          <w:t>Five Star Stories</w:t>
        </w:r>
      </w:hyperlink>
    </w:p>
    <w:p w14:paraId="0217892D" w14:textId="77777777" w:rsidR="00926006" w:rsidRDefault="00B22BF0">
      <w:hyperlink r:id="rId230">
        <w:r>
          <w:rPr>
            <w:color w:val="1155CC"/>
            <w:u w:val="single"/>
          </w:rPr>
          <w:t>Forerunner Saga</w:t>
        </w:r>
      </w:hyperlink>
    </w:p>
    <w:p w14:paraId="5BF62BCF" w14:textId="77777777" w:rsidR="00926006" w:rsidRDefault="00B22BF0">
      <w:hyperlink r:id="rId231">
        <w:r>
          <w:rPr>
            <w:color w:val="1155CC"/>
            <w:u w:val="single"/>
          </w:rPr>
          <w:t>Forgotten Realms</w:t>
        </w:r>
      </w:hyperlink>
    </w:p>
    <w:p w14:paraId="0DFB8157" w14:textId="77777777" w:rsidR="00926006" w:rsidRDefault="00B22BF0">
      <w:hyperlink r:id="rId232">
        <w:r>
          <w:rPr>
            <w:color w:val="1155CC"/>
            <w:u w:val="single"/>
          </w:rPr>
          <w:t>Frank Herbert’s Dune</w:t>
        </w:r>
      </w:hyperlink>
    </w:p>
    <w:p w14:paraId="049DA89F" w14:textId="77777777" w:rsidR="00926006" w:rsidRDefault="00B22BF0">
      <w:hyperlink r:id="rId233">
        <w:r>
          <w:rPr>
            <w:color w:val="1155CC"/>
            <w:u w:val="single"/>
          </w:rPr>
          <w:t>Fran</w:t>
        </w:r>
        <w:r>
          <w:rPr>
            <w:color w:val="1155CC"/>
            <w:u w:val="single"/>
          </w:rPr>
          <w:t>ken Fran</w:t>
        </w:r>
      </w:hyperlink>
    </w:p>
    <w:p w14:paraId="2F5A9036" w14:textId="77777777" w:rsidR="00926006" w:rsidRDefault="00B22BF0">
      <w:hyperlink r:id="rId234">
        <w:r>
          <w:rPr>
            <w:color w:val="1155CC"/>
            <w:u w:val="single"/>
          </w:rPr>
          <w:t>Freddy vs Jason vs Ash</w:t>
        </w:r>
      </w:hyperlink>
    </w:p>
    <w:p w14:paraId="405B4727" w14:textId="77777777" w:rsidR="00926006" w:rsidRDefault="00B22BF0">
      <w:hyperlink r:id="rId235">
        <w:r>
          <w:rPr>
            <w:color w:val="1155CC"/>
            <w:u w:val="single"/>
          </w:rPr>
          <w:t>Freefall</w:t>
        </w:r>
      </w:hyperlink>
    </w:p>
    <w:p w14:paraId="08C56D5A" w14:textId="77777777" w:rsidR="00926006" w:rsidRDefault="00B22BF0">
      <w:hyperlink r:id="rId236">
        <w:r>
          <w:rPr>
            <w:color w:val="1155CC"/>
            <w:u w:val="single"/>
          </w:rPr>
          <w:t>Fullmetal Alchemist</w:t>
        </w:r>
      </w:hyperlink>
    </w:p>
    <w:p w14:paraId="1900C26E" w14:textId="77777777" w:rsidR="00926006" w:rsidRDefault="00B22BF0">
      <w:hyperlink r:id="rId237">
        <w:r>
          <w:rPr>
            <w:color w:val="1155CC"/>
            <w:u w:val="single"/>
          </w:rPr>
          <w:t>Full Metal Panic</w:t>
        </w:r>
      </w:hyperlink>
    </w:p>
    <w:p w14:paraId="4D2FBA4C" w14:textId="77777777" w:rsidR="00926006" w:rsidRDefault="00B22BF0">
      <w:hyperlink r:id="rId238">
        <w:r>
          <w:rPr>
            <w:color w:val="1155CC"/>
            <w:u w:val="single"/>
          </w:rPr>
          <w:t>Futurama</w:t>
        </w:r>
      </w:hyperlink>
      <w:r>
        <w:br w:type="page"/>
      </w:r>
    </w:p>
    <w:p w14:paraId="3B0AC243" w14:textId="77777777" w:rsidR="00926006" w:rsidRDefault="00B22BF0">
      <w:pPr>
        <w:pStyle w:val="Heading2"/>
      </w:pPr>
      <w:bookmarkStart w:id="12" w:name="_so5elj58ffb9" w:colFirst="0" w:colLast="0"/>
      <w:bookmarkEnd w:id="12"/>
      <w:r>
        <w:lastRenderedPageBreak/>
        <w:t>===G===</w:t>
      </w:r>
    </w:p>
    <w:p w14:paraId="26CB5736" w14:textId="77777777" w:rsidR="00926006" w:rsidRDefault="00B22BF0">
      <w:hyperlink r:id="rId239">
        <w:r>
          <w:rPr>
            <w:color w:val="1155CC"/>
            <w:u w:val="single"/>
          </w:rPr>
          <w:t>GALACTA DAUGHTER OF GALACTUS</w:t>
        </w:r>
      </w:hyperlink>
    </w:p>
    <w:p w14:paraId="61DD8869" w14:textId="77777777" w:rsidR="00926006" w:rsidRDefault="00B22BF0">
      <w:hyperlink r:id="rId240">
        <w:r>
          <w:rPr>
            <w:color w:val="1155CC"/>
            <w:u w:val="single"/>
          </w:rPr>
          <w:t>Galactic Civilizations II</w:t>
        </w:r>
      </w:hyperlink>
    </w:p>
    <w:p w14:paraId="0AC6FD2A" w14:textId="77777777" w:rsidR="00926006" w:rsidRDefault="00B22BF0">
      <w:hyperlink r:id="rId241">
        <w:r>
          <w:rPr>
            <w:color w:val="1155CC"/>
            <w:u w:val="single"/>
          </w:rPr>
          <w:t>The Gamer</w:t>
        </w:r>
      </w:hyperlink>
    </w:p>
    <w:p w14:paraId="0EEADFA5" w14:textId="77777777" w:rsidR="00926006" w:rsidRDefault="00B22BF0">
      <w:hyperlink r:id="rId242">
        <w:r>
          <w:rPr>
            <w:color w:val="1155CC"/>
            <w:u w:val="single"/>
          </w:rPr>
          <w:t>The Games we Play</w:t>
        </w:r>
      </w:hyperlink>
    </w:p>
    <w:p w14:paraId="639276EF" w14:textId="77777777" w:rsidR="00926006" w:rsidRDefault="00B22BF0">
      <w:hyperlink r:id="rId243">
        <w:r>
          <w:rPr>
            <w:color w:val="1155CC"/>
            <w:u w:val="single"/>
          </w:rPr>
          <w:t>Gargoyles</w:t>
        </w:r>
      </w:hyperlink>
    </w:p>
    <w:p w14:paraId="04E99F4C" w14:textId="77777777" w:rsidR="00926006" w:rsidRDefault="00B22BF0">
      <w:hyperlink r:id="rId244">
        <w:r>
          <w:rPr>
            <w:color w:val="1155CC"/>
            <w:u w:val="single"/>
          </w:rPr>
          <w:t>Gears of War</w:t>
        </w:r>
      </w:hyperlink>
    </w:p>
    <w:p w14:paraId="1190CC60" w14:textId="77777777" w:rsidR="00926006" w:rsidRDefault="00B22BF0">
      <w:hyperlink r:id="rId245">
        <w:r>
          <w:rPr>
            <w:color w:val="1155CC"/>
            <w:u w:val="single"/>
          </w:rPr>
          <w:t>Gemcraft Frostborn Wrath</w:t>
        </w:r>
      </w:hyperlink>
    </w:p>
    <w:p w14:paraId="7AFD4754" w14:textId="77777777" w:rsidR="00926006" w:rsidRDefault="00B22BF0">
      <w:hyperlink r:id="rId246">
        <w:r>
          <w:rPr>
            <w:color w:val="1155CC"/>
            <w:u w:val="single"/>
          </w:rPr>
          <w:t>Geneforge</w:t>
        </w:r>
      </w:hyperlink>
    </w:p>
    <w:p w14:paraId="61A65427" w14:textId="77777777" w:rsidR="00926006" w:rsidRDefault="00B22BF0">
      <w:hyperlink r:id="rId247">
        <w:r>
          <w:rPr>
            <w:color w:val="1155CC"/>
            <w:u w:val="single"/>
          </w:rPr>
          <w:t>Generator Rex</w:t>
        </w:r>
      </w:hyperlink>
    </w:p>
    <w:p w14:paraId="44F75913" w14:textId="77777777" w:rsidR="00926006" w:rsidRDefault="00B22BF0">
      <w:hyperlink r:id="rId248">
        <w:r>
          <w:rPr>
            <w:color w:val="1155CC"/>
            <w:u w:val="single"/>
          </w:rPr>
          <w:t>Generic Alien Invasion</w:t>
        </w:r>
      </w:hyperlink>
    </w:p>
    <w:p w14:paraId="6020FFDF" w14:textId="77777777" w:rsidR="00926006" w:rsidRDefault="00B22BF0">
      <w:hyperlink r:id="rId249">
        <w:r>
          <w:rPr>
            <w:color w:val="1155CC"/>
            <w:u w:val="single"/>
          </w:rPr>
          <w:t>Generic Buffy Fanfiction</w:t>
        </w:r>
      </w:hyperlink>
    </w:p>
    <w:p w14:paraId="6D050346" w14:textId="77777777" w:rsidR="00926006" w:rsidRDefault="00B22BF0">
      <w:hyperlink r:id="rId250">
        <w:r>
          <w:rPr>
            <w:color w:val="1155CC"/>
            <w:u w:val="single"/>
          </w:rPr>
          <w:t>Generic Builder</w:t>
        </w:r>
      </w:hyperlink>
    </w:p>
    <w:p w14:paraId="745B7888" w14:textId="77777777" w:rsidR="00926006" w:rsidRDefault="00B22BF0">
      <w:hyperlink r:id="rId251">
        <w:r>
          <w:rPr>
            <w:color w:val="1155CC"/>
            <w:u w:val="single"/>
          </w:rPr>
          <w:t>Generic City of Adventure</w:t>
        </w:r>
      </w:hyperlink>
    </w:p>
    <w:p w14:paraId="742BED05" w14:textId="77777777" w:rsidR="00926006" w:rsidRDefault="00B22BF0">
      <w:hyperlink r:id="rId252">
        <w:r>
          <w:rPr>
            <w:color w:val="1155CC"/>
            <w:u w:val="single"/>
          </w:rPr>
          <w:t>Generic Creepypasta</w:t>
        </w:r>
      </w:hyperlink>
    </w:p>
    <w:p w14:paraId="5430BD25" w14:textId="77777777" w:rsidR="00926006" w:rsidRDefault="00B22BF0">
      <w:hyperlink r:id="rId253">
        <w:r>
          <w:rPr>
            <w:color w:val="1155CC"/>
            <w:u w:val="single"/>
          </w:rPr>
          <w:t>Generic Cubicle</w:t>
        </w:r>
      </w:hyperlink>
    </w:p>
    <w:p w14:paraId="6CD516AC" w14:textId="77777777" w:rsidR="00926006" w:rsidRDefault="00B22BF0">
      <w:hyperlink r:id="rId254">
        <w:r>
          <w:rPr>
            <w:color w:val="1155CC"/>
            <w:u w:val="single"/>
          </w:rPr>
          <w:t>Generic Cyberpunk</w:t>
        </w:r>
      </w:hyperlink>
    </w:p>
    <w:p w14:paraId="45D3A358" w14:textId="77777777" w:rsidR="00926006" w:rsidRDefault="00B22BF0">
      <w:hyperlink r:id="rId255">
        <w:r>
          <w:rPr>
            <w:color w:val="1155CC"/>
            <w:u w:val="single"/>
          </w:rPr>
          <w:t>Generic Dystopia</w:t>
        </w:r>
      </w:hyperlink>
    </w:p>
    <w:p w14:paraId="632E3F4F" w14:textId="77777777" w:rsidR="00926006" w:rsidRDefault="00B22BF0">
      <w:hyperlink r:id="rId256">
        <w:r>
          <w:rPr>
            <w:color w:val="1155CC"/>
            <w:u w:val="single"/>
          </w:rPr>
          <w:t>Generic Exalted</w:t>
        </w:r>
      </w:hyperlink>
    </w:p>
    <w:p w14:paraId="003F9976" w14:textId="77777777" w:rsidR="00926006" w:rsidRDefault="00B22BF0">
      <w:hyperlink r:id="rId257">
        <w:r>
          <w:rPr>
            <w:color w:val="1155CC"/>
            <w:u w:val="single"/>
          </w:rPr>
          <w:t>Generic Factory</w:t>
        </w:r>
      </w:hyperlink>
    </w:p>
    <w:p w14:paraId="22EEFC97" w14:textId="77777777" w:rsidR="00926006" w:rsidRDefault="00B22BF0">
      <w:hyperlink r:id="rId258">
        <w:r>
          <w:rPr>
            <w:color w:val="1155CC"/>
            <w:u w:val="single"/>
          </w:rPr>
          <w:t>Generic Fantasy RPG</w:t>
        </w:r>
      </w:hyperlink>
    </w:p>
    <w:p w14:paraId="455CF397" w14:textId="77777777" w:rsidR="00926006" w:rsidRDefault="00B22BF0">
      <w:hyperlink r:id="rId259">
        <w:r>
          <w:rPr>
            <w:color w:val="1155CC"/>
            <w:u w:val="single"/>
          </w:rPr>
          <w:t>Generic First Jump</w:t>
        </w:r>
      </w:hyperlink>
    </w:p>
    <w:p w14:paraId="19F9BBB4" w14:textId="77777777" w:rsidR="00926006" w:rsidRDefault="00B22BF0">
      <w:hyperlink r:id="rId260">
        <w:r>
          <w:rPr>
            <w:color w:val="1155CC"/>
            <w:u w:val="single"/>
          </w:rPr>
          <w:t>Generic Harry Potter Fanfiction</w:t>
        </w:r>
      </w:hyperlink>
    </w:p>
    <w:p w14:paraId="1CA2A5AF" w14:textId="77777777" w:rsidR="00926006" w:rsidRDefault="00B22BF0">
      <w:hyperlink r:id="rId261">
        <w:r>
          <w:rPr>
            <w:color w:val="1155CC"/>
            <w:u w:val="single"/>
          </w:rPr>
          <w:t>Generic Isekai</w:t>
        </w:r>
      </w:hyperlink>
    </w:p>
    <w:p w14:paraId="26BAF461" w14:textId="77777777" w:rsidR="00926006" w:rsidRDefault="00B22BF0">
      <w:hyperlink r:id="rId262">
        <w:r>
          <w:rPr>
            <w:color w:val="1155CC"/>
            <w:u w:val="single"/>
          </w:rPr>
          <w:t>Generic Isekai 4chan</w:t>
        </w:r>
      </w:hyperlink>
      <w:r>
        <w:t xml:space="preserve"> / ReplacementAnon Version</w:t>
      </w:r>
    </w:p>
    <w:p w14:paraId="6D3E03DA" w14:textId="77777777" w:rsidR="00926006" w:rsidRDefault="00B22BF0">
      <w:hyperlink r:id="rId263">
        <w:r>
          <w:rPr>
            <w:color w:val="1155CC"/>
            <w:u w:val="single"/>
          </w:rPr>
          <w:t>Generic Island Castaway</w:t>
        </w:r>
      </w:hyperlink>
    </w:p>
    <w:p w14:paraId="7F26C17F" w14:textId="77777777" w:rsidR="00926006" w:rsidRDefault="00B22BF0">
      <w:hyperlink r:id="rId264">
        <w:r>
          <w:rPr>
            <w:color w:val="1155CC"/>
            <w:u w:val="single"/>
          </w:rPr>
          <w:t>Generic Naruto Fanfiction</w:t>
        </w:r>
      </w:hyperlink>
    </w:p>
    <w:p w14:paraId="0CDA165B" w14:textId="77777777" w:rsidR="00926006" w:rsidRDefault="00B22BF0">
      <w:hyperlink r:id="rId265">
        <w:r>
          <w:rPr>
            <w:color w:val="1155CC"/>
            <w:u w:val="single"/>
          </w:rPr>
          <w:t>Generic Space Opera</w:t>
        </w:r>
      </w:hyperlink>
    </w:p>
    <w:p w14:paraId="25986638" w14:textId="77777777" w:rsidR="00926006" w:rsidRDefault="00B22BF0">
      <w:hyperlink r:id="rId266">
        <w:r>
          <w:rPr>
            <w:color w:val="1155CC"/>
            <w:u w:val="single"/>
          </w:rPr>
          <w:t>Generic Super Academy</w:t>
        </w:r>
      </w:hyperlink>
    </w:p>
    <w:p w14:paraId="62963EEB" w14:textId="77777777" w:rsidR="00926006" w:rsidRDefault="00B22BF0">
      <w:hyperlink r:id="rId267">
        <w:r>
          <w:rPr>
            <w:color w:val="1155CC"/>
            <w:u w:val="single"/>
          </w:rPr>
          <w:t>Generic Sugar Bowl</w:t>
        </w:r>
      </w:hyperlink>
    </w:p>
    <w:p w14:paraId="38F8AFA3" w14:textId="77777777" w:rsidR="00926006" w:rsidRDefault="00B22BF0">
      <w:hyperlink r:id="rId268">
        <w:r>
          <w:rPr>
            <w:color w:val="1155CC"/>
            <w:u w:val="single"/>
          </w:rPr>
          <w:t>Generic Sword and Sorcery</w:t>
        </w:r>
      </w:hyperlink>
    </w:p>
    <w:p w14:paraId="3776DA21" w14:textId="77777777" w:rsidR="00926006" w:rsidRDefault="00B22BF0">
      <w:hyperlink r:id="rId269">
        <w:r>
          <w:rPr>
            <w:color w:val="1155CC"/>
            <w:u w:val="single"/>
          </w:rPr>
          <w:t>Generic Uni</w:t>
        </w:r>
        <w:r>
          <w:rPr>
            <w:color w:val="1155CC"/>
            <w:u w:val="single"/>
          </w:rPr>
          <w:t>versal Monsters</w:t>
        </w:r>
      </w:hyperlink>
    </w:p>
    <w:p w14:paraId="659AFCA0" w14:textId="77777777" w:rsidR="00926006" w:rsidRDefault="00B22BF0">
      <w:hyperlink r:id="rId270">
        <w:r>
          <w:rPr>
            <w:color w:val="1155CC"/>
            <w:u w:val="single"/>
          </w:rPr>
          <w:t>Generic Video Game Developer</w:t>
        </w:r>
      </w:hyperlink>
    </w:p>
    <w:p w14:paraId="05DA81C3" w14:textId="77777777" w:rsidR="00926006" w:rsidRDefault="00B22BF0">
      <w:hyperlink r:id="rId271">
        <w:r>
          <w:rPr>
            <w:color w:val="1155CC"/>
            <w:u w:val="single"/>
          </w:rPr>
          <w:t>Generic Worm Fanfic</w:t>
        </w:r>
        <w:r>
          <w:rPr>
            <w:color w:val="1155CC"/>
            <w:u w:val="single"/>
          </w:rPr>
          <w:t>tion</w:t>
        </w:r>
      </w:hyperlink>
    </w:p>
    <w:p w14:paraId="2AB0BE14" w14:textId="77777777" w:rsidR="00926006" w:rsidRDefault="00B22BF0">
      <w:hyperlink r:id="rId272">
        <w:r>
          <w:rPr>
            <w:color w:val="1155CC"/>
            <w:u w:val="single"/>
          </w:rPr>
          <w:t>Generic Worm Fanfiction III</w:t>
        </w:r>
      </w:hyperlink>
    </w:p>
    <w:p w14:paraId="5978CD7F" w14:textId="77777777" w:rsidR="00926006" w:rsidRDefault="00B22BF0">
      <w:hyperlink r:id="rId273">
        <w:r>
          <w:rPr>
            <w:color w:val="1155CC"/>
            <w:u w:val="single"/>
          </w:rPr>
          <w:t>Generic Wretched Hive</w:t>
        </w:r>
      </w:hyperlink>
    </w:p>
    <w:p w14:paraId="0A705EE0" w14:textId="77777777" w:rsidR="00926006" w:rsidRDefault="00B22BF0">
      <w:hyperlink r:id="rId274">
        <w:r>
          <w:rPr>
            <w:color w:val="1155CC"/>
            <w:u w:val="single"/>
          </w:rPr>
          <w:t>Generic Xianxia</w:t>
        </w:r>
      </w:hyperlink>
    </w:p>
    <w:p w14:paraId="13F473C5" w14:textId="77777777" w:rsidR="00926006" w:rsidRDefault="00B22BF0">
      <w:hyperlink r:id="rId275">
        <w:r>
          <w:rPr>
            <w:color w:val="1155CC"/>
            <w:u w:val="single"/>
          </w:rPr>
          <w:t>Generic Zombie Apocalypse</w:t>
        </w:r>
      </w:hyperlink>
    </w:p>
    <w:p w14:paraId="240A0F7B" w14:textId="77777777" w:rsidR="00926006" w:rsidRDefault="00B22BF0">
      <w:hyperlink r:id="rId276">
        <w:r>
          <w:rPr>
            <w:color w:val="1155CC"/>
            <w:u w:val="single"/>
          </w:rPr>
          <w:t>Genius the Transgression</w:t>
        </w:r>
      </w:hyperlink>
    </w:p>
    <w:p w14:paraId="31009D07" w14:textId="77777777" w:rsidR="00926006" w:rsidRDefault="00B22BF0">
      <w:hyperlink r:id="rId277">
        <w:r>
          <w:rPr>
            <w:color w:val="1155CC"/>
            <w:u w:val="single"/>
          </w:rPr>
          <w:t>Ghost Rider</w:t>
        </w:r>
      </w:hyperlink>
    </w:p>
    <w:p w14:paraId="7F94E9FC" w14:textId="77777777" w:rsidR="00926006" w:rsidRDefault="00B22BF0">
      <w:hyperlink r:id="rId278">
        <w:r>
          <w:rPr>
            <w:color w:val="1155CC"/>
            <w:u w:val="single"/>
          </w:rPr>
          <w:t>G.I. Joe</w:t>
        </w:r>
      </w:hyperlink>
    </w:p>
    <w:p w14:paraId="0EE15D97" w14:textId="77777777" w:rsidR="00926006" w:rsidRDefault="00B22BF0">
      <w:hyperlink r:id="rId279">
        <w:r>
          <w:rPr>
            <w:color w:val="1155CC"/>
            <w:u w:val="single"/>
          </w:rPr>
          <w:t>Girl Genius</w:t>
        </w:r>
      </w:hyperlink>
    </w:p>
    <w:p w14:paraId="76D012D7" w14:textId="77777777" w:rsidR="00926006" w:rsidRDefault="00B22BF0">
      <w:hyperlink r:id="rId280">
        <w:r>
          <w:rPr>
            <w:color w:val="1155CC"/>
            <w:u w:val="single"/>
          </w:rPr>
          <w:t>Girl Genius SB</w:t>
        </w:r>
      </w:hyperlink>
    </w:p>
    <w:p w14:paraId="276FA9A9" w14:textId="77777777" w:rsidR="00926006" w:rsidRDefault="00B22BF0">
      <w:hyperlink r:id="rId281">
        <w:r>
          <w:rPr>
            <w:color w:val="1155CC"/>
            <w:u w:val="single"/>
          </w:rPr>
          <w:t>Girl’s Frontline</w:t>
        </w:r>
      </w:hyperlink>
    </w:p>
    <w:p w14:paraId="01CC6D13" w14:textId="77777777" w:rsidR="00926006" w:rsidRDefault="00B22BF0">
      <w:hyperlink r:id="rId282">
        <w:r>
          <w:rPr>
            <w:color w:val="1155CC"/>
            <w:u w:val="single"/>
          </w:rPr>
          <w:t>The Glass Scientists</w:t>
        </w:r>
      </w:hyperlink>
    </w:p>
    <w:p w14:paraId="1A81199E" w14:textId="77777777" w:rsidR="00926006" w:rsidRDefault="00B22BF0">
      <w:hyperlink r:id="rId283">
        <w:r>
          <w:rPr>
            <w:color w:val="1155CC"/>
            <w:u w:val="single"/>
          </w:rPr>
          <w:t>God Catching Alchemy Meister</w:t>
        </w:r>
      </w:hyperlink>
    </w:p>
    <w:p w14:paraId="65C08037" w14:textId="77777777" w:rsidR="00926006" w:rsidRDefault="00B22BF0">
      <w:hyperlink r:id="rId284">
        <w:r>
          <w:rPr>
            <w:color w:val="1155CC"/>
            <w:u w:val="single"/>
          </w:rPr>
          <w:t>God of War</w:t>
        </w:r>
      </w:hyperlink>
    </w:p>
    <w:p w14:paraId="2503A934" w14:textId="77777777" w:rsidR="00926006" w:rsidRDefault="00B22BF0">
      <w:hyperlink r:id="rId285">
        <w:r>
          <w:rPr>
            <w:color w:val="1155CC"/>
            <w:u w:val="single"/>
          </w:rPr>
          <w:t>Golden Sun</w:t>
        </w:r>
      </w:hyperlink>
    </w:p>
    <w:p w14:paraId="187F06F6" w14:textId="77777777" w:rsidR="00926006" w:rsidRDefault="00B22BF0">
      <w:hyperlink r:id="rId286">
        <w:r>
          <w:rPr>
            <w:color w:val="1155CC"/>
            <w:u w:val="single"/>
          </w:rPr>
          <w:t>Gonna Be a Twin-Tail</w:t>
        </w:r>
      </w:hyperlink>
    </w:p>
    <w:p w14:paraId="5C3AC164" w14:textId="77777777" w:rsidR="00926006" w:rsidRDefault="00B22BF0">
      <w:hyperlink r:id="rId287">
        <w:r>
          <w:rPr>
            <w:color w:val="1155CC"/>
            <w:u w:val="single"/>
          </w:rPr>
          <w:t>Gothic</w:t>
        </w:r>
      </w:hyperlink>
    </w:p>
    <w:p w14:paraId="5519F1BE" w14:textId="77777777" w:rsidR="00926006" w:rsidRDefault="00B22BF0">
      <w:hyperlink r:id="rId288">
        <w:r>
          <w:rPr>
            <w:color w:val="1155CC"/>
            <w:u w:val="single"/>
          </w:rPr>
          <w:t>Grant Morrison’s 18 Days</w:t>
        </w:r>
      </w:hyperlink>
    </w:p>
    <w:p w14:paraId="5F5BECC0" w14:textId="77777777" w:rsidR="00926006" w:rsidRDefault="00B22BF0">
      <w:hyperlink r:id="rId289">
        <w:r>
          <w:rPr>
            <w:color w:val="1155CC"/>
            <w:u w:val="single"/>
          </w:rPr>
          <w:t>Gravity Rush</w:t>
        </w:r>
      </w:hyperlink>
    </w:p>
    <w:p w14:paraId="64965CB6" w14:textId="77777777" w:rsidR="00926006" w:rsidRDefault="00B22BF0">
      <w:hyperlink r:id="rId290">
        <w:r>
          <w:rPr>
            <w:color w:val="1155CC"/>
            <w:u w:val="single"/>
          </w:rPr>
          <w:t>The Great Ruler</w:t>
        </w:r>
      </w:hyperlink>
    </w:p>
    <w:p w14:paraId="776F9F96" w14:textId="77777777" w:rsidR="00926006" w:rsidRDefault="00B22BF0">
      <w:hyperlink r:id="rId291">
        <w:r>
          <w:rPr>
            <w:color w:val="1155CC"/>
            <w:u w:val="single"/>
          </w:rPr>
          <w:t>Greek Myth</w:t>
        </w:r>
      </w:hyperlink>
    </w:p>
    <w:p w14:paraId="104A25CC" w14:textId="77777777" w:rsidR="00926006" w:rsidRDefault="00B22BF0">
      <w:hyperlink r:id="rId292">
        <w:r>
          <w:rPr>
            <w:color w:val="1155CC"/>
            <w:u w:val="single"/>
          </w:rPr>
          <w:t>Green Lantern</w:t>
        </w:r>
      </w:hyperlink>
    </w:p>
    <w:p w14:paraId="0798B098" w14:textId="77777777" w:rsidR="00926006" w:rsidRDefault="00B22BF0">
      <w:hyperlink r:id="rId293">
        <w:r>
          <w:rPr>
            <w:color w:val="1155CC"/>
            <w:u w:val="single"/>
          </w:rPr>
          <w:t>Green Lantern the Animated Series</w:t>
        </w:r>
      </w:hyperlink>
    </w:p>
    <w:p w14:paraId="07BB7484" w14:textId="77777777" w:rsidR="00926006" w:rsidRDefault="00B22BF0">
      <w:hyperlink r:id="rId294">
        <w:r>
          <w:rPr>
            <w:color w:val="1155CC"/>
            <w:u w:val="single"/>
          </w:rPr>
          <w:t>Green Worldz</w:t>
        </w:r>
      </w:hyperlink>
    </w:p>
    <w:p w14:paraId="3D718F65" w14:textId="77777777" w:rsidR="00926006" w:rsidRDefault="00B22BF0">
      <w:hyperlink r:id="rId295">
        <w:r>
          <w:rPr>
            <w:color w:val="1155CC"/>
            <w:u w:val="single"/>
          </w:rPr>
          <w:t>Gundam</w:t>
        </w:r>
        <w:r>
          <w:rPr>
            <w:color w:val="1155CC"/>
            <w:u w:val="single"/>
          </w:rPr>
          <w:t xml:space="preserve"> - Advanced Generation</w:t>
        </w:r>
      </w:hyperlink>
    </w:p>
    <w:p w14:paraId="4896EC4F" w14:textId="77777777" w:rsidR="00926006" w:rsidRDefault="00B22BF0">
      <w:hyperlink r:id="rId296">
        <w:r>
          <w:rPr>
            <w:color w:val="1155CC"/>
            <w:u w:val="single"/>
          </w:rPr>
          <w:t>Gundam - After Colony</w:t>
        </w:r>
      </w:hyperlink>
    </w:p>
    <w:p w14:paraId="60F46BA3" w14:textId="77777777" w:rsidR="00926006" w:rsidRDefault="00B22BF0">
      <w:hyperlink r:id="rId297">
        <w:r>
          <w:rPr>
            <w:color w:val="1155CC"/>
            <w:u w:val="single"/>
          </w:rPr>
          <w:t>Gundam - Universa</w:t>
        </w:r>
        <w:r>
          <w:rPr>
            <w:color w:val="1155CC"/>
            <w:u w:val="single"/>
          </w:rPr>
          <w:t>l Century</w:t>
        </w:r>
      </w:hyperlink>
    </w:p>
    <w:p w14:paraId="1BD23D5C" w14:textId="77777777" w:rsidR="00926006" w:rsidRDefault="00B22BF0">
      <w:hyperlink r:id="rId298">
        <w:r>
          <w:rPr>
            <w:color w:val="1155CC"/>
            <w:u w:val="single"/>
          </w:rPr>
          <w:t>Gunnerkrigg Court</w:t>
        </w:r>
      </w:hyperlink>
    </w:p>
    <w:p w14:paraId="6B88B089" w14:textId="77777777" w:rsidR="00926006" w:rsidRDefault="00B22BF0">
      <w:hyperlink r:id="rId299">
        <w:r>
          <w:rPr>
            <w:color w:val="1155CC"/>
            <w:u w:val="single"/>
          </w:rPr>
          <w:t>GUNNM</w:t>
        </w:r>
      </w:hyperlink>
    </w:p>
    <w:p w14:paraId="75E967DC" w14:textId="77777777" w:rsidR="00926006" w:rsidRDefault="00B22BF0">
      <w:hyperlink r:id="rId300">
        <w:r>
          <w:rPr>
            <w:color w:val="1155CC"/>
            <w:u w:val="single"/>
          </w:rPr>
          <w:t>GURPS Monster Hunters</w:t>
        </w:r>
      </w:hyperlink>
    </w:p>
    <w:p w14:paraId="164258F0" w14:textId="77777777" w:rsidR="00926006" w:rsidRDefault="00B22BF0">
      <w:hyperlink r:id="rId301">
        <w:r>
          <w:rPr>
            <w:color w:val="1155CC"/>
            <w:u w:val="single"/>
          </w:rPr>
          <w:t>GURPS Technomancer</w:t>
        </w:r>
      </w:hyperlink>
    </w:p>
    <w:p w14:paraId="0A5AA5F7" w14:textId="77777777" w:rsidR="00926006" w:rsidRDefault="00B22BF0">
      <w:hyperlink r:id="rId302">
        <w:r>
          <w:rPr>
            <w:color w:val="1155CC"/>
            <w:u w:val="single"/>
          </w:rPr>
          <w:t>Gurren Lagann</w:t>
        </w:r>
      </w:hyperlink>
    </w:p>
    <w:p w14:paraId="529D9FBD" w14:textId="77777777" w:rsidR="00926006" w:rsidRDefault="00926006"/>
    <w:p w14:paraId="0405F98B" w14:textId="77777777" w:rsidR="00926006" w:rsidRDefault="00B22BF0">
      <w:r>
        <w:br w:type="page"/>
      </w:r>
    </w:p>
    <w:p w14:paraId="744301D7" w14:textId="77777777" w:rsidR="00926006" w:rsidRDefault="00B22BF0">
      <w:pPr>
        <w:pStyle w:val="Heading2"/>
      </w:pPr>
      <w:bookmarkStart w:id="13" w:name="_y0yx3pmo0pn1" w:colFirst="0" w:colLast="0"/>
      <w:bookmarkEnd w:id="13"/>
      <w:r>
        <w:lastRenderedPageBreak/>
        <w:t>===H===</w:t>
      </w:r>
    </w:p>
    <w:p w14:paraId="49AA85B9" w14:textId="77777777" w:rsidR="00926006" w:rsidRDefault="00B22BF0">
      <w:hyperlink r:id="rId303">
        <w:r>
          <w:rPr>
            <w:color w:val="1155CC"/>
            <w:u w:val="single"/>
          </w:rPr>
          <w:t>Half-Life</w:t>
        </w:r>
      </w:hyperlink>
    </w:p>
    <w:p w14:paraId="2DD8E459" w14:textId="77777777" w:rsidR="00926006" w:rsidRDefault="00B22BF0">
      <w:hyperlink r:id="rId304">
        <w:r>
          <w:rPr>
            <w:color w:val="1155CC"/>
            <w:u w:val="single"/>
          </w:rPr>
          <w:t>Halo Forerunner Saga</w:t>
        </w:r>
      </w:hyperlink>
    </w:p>
    <w:p w14:paraId="74BCF183" w14:textId="77777777" w:rsidR="00926006" w:rsidRDefault="00B22BF0">
      <w:hyperlink r:id="rId305">
        <w:r>
          <w:rPr>
            <w:color w:val="1155CC"/>
            <w:u w:val="single"/>
          </w:rPr>
          <w:t>Halo UNSC</w:t>
        </w:r>
      </w:hyperlink>
    </w:p>
    <w:p w14:paraId="0F8A1DDD" w14:textId="77777777" w:rsidR="00926006" w:rsidRDefault="00B22BF0">
      <w:hyperlink r:id="rId306" w:anchor="page=14">
        <w:r>
          <w:rPr>
            <w:color w:val="1155CC"/>
            <w:u w:val="single"/>
          </w:rPr>
          <w:t>A ‘Happy’ Harry Potter Fanfiction</w:t>
        </w:r>
      </w:hyperlink>
    </w:p>
    <w:p w14:paraId="40A850B9" w14:textId="77777777" w:rsidR="00926006" w:rsidRDefault="00B22BF0">
      <w:hyperlink r:id="rId307">
        <w:r>
          <w:rPr>
            <w:color w:val="1155CC"/>
            <w:u w:val="single"/>
          </w:rPr>
          <w:t>Haroun and the Sea of Stories</w:t>
        </w:r>
      </w:hyperlink>
    </w:p>
    <w:p w14:paraId="142D8DD8" w14:textId="77777777" w:rsidR="00926006" w:rsidRDefault="00B22BF0">
      <w:hyperlink r:id="rId308">
        <w:r>
          <w:rPr>
            <w:color w:val="1155CC"/>
            <w:u w:val="single"/>
          </w:rPr>
          <w:t>Harry Potter</w:t>
        </w:r>
      </w:hyperlink>
    </w:p>
    <w:p w14:paraId="32A759A2" w14:textId="77777777" w:rsidR="00926006" w:rsidRDefault="00B22BF0">
      <w:hyperlink r:id="rId309">
        <w:r>
          <w:rPr>
            <w:color w:val="1155CC"/>
            <w:u w:val="single"/>
          </w:rPr>
          <w:t>Harry Potter and the Methods of Rationality</w:t>
        </w:r>
      </w:hyperlink>
    </w:p>
    <w:p w14:paraId="59265E3D" w14:textId="77777777" w:rsidR="00926006" w:rsidRDefault="00B22BF0">
      <w:hyperlink r:id="rId310">
        <w:r>
          <w:rPr>
            <w:color w:val="1155CC"/>
            <w:u w:val="single"/>
          </w:rPr>
          <w:t>Heat Signature</w:t>
        </w:r>
      </w:hyperlink>
    </w:p>
    <w:p w14:paraId="2FFA2174" w14:textId="77777777" w:rsidR="00926006" w:rsidRDefault="00B22BF0">
      <w:hyperlink r:id="rId311">
        <w:r>
          <w:rPr>
            <w:color w:val="1155CC"/>
            <w:u w:val="single"/>
          </w:rPr>
          <w:t>Heaven’s Lost Property</w:t>
        </w:r>
      </w:hyperlink>
    </w:p>
    <w:p w14:paraId="29E22A12" w14:textId="77777777" w:rsidR="00926006" w:rsidRDefault="00B22BF0">
      <w:hyperlink r:id="rId312">
        <w:r>
          <w:rPr>
            <w:color w:val="1155CC"/>
            <w:u w:val="single"/>
          </w:rPr>
          <w:t>Hellboy</w:t>
        </w:r>
      </w:hyperlink>
    </w:p>
    <w:p w14:paraId="6474C097" w14:textId="77777777" w:rsidR="00926006" w:rsidRDefault="00B22BF0">
      <w:hyperlink r:id="rId313">
        <w:r>
          <w:rPr>
            <w:color w:val="1155CC"/>
            <w:u w:val="single"/>
          </w:rPr>
          <w:t>Hellgate London</w:t>
        </w:r>
      </w:hyperlink>
    </w:p>
    <w:p w14:paraId="6E0D48B4" w14:textId="77777777" w:rsidR="00926006" w:rsidRDefault="00B22BF0">
      <w:hyperlink r:id="rId314">
        <w:r>
          <w:rPr>
            <w:color w:val="1155CC"/>
            <w:u w:val="single"/>
          </w:rPr>
          <w:t>Hercules</w:t>
        </w:r>
      </w:hyperlink>
    </w:p>
    <w:p w14:paraId="0EAB1828" w14:textId="77777777" w:rsidR="00926006" w:rsidRDefault="00B22BF0">
      <w:ins w:id="14" w:author="Anonymous" w:date="2021-05-16T18:56:00Z">
        <w:r>
          <w:fldChar w:fldCharType="begin"/>
        </w:r>
        <w:r>
          <w:instrText>HYPERLINK "https://drive.google.com/file/d/0B1qb0_OLhDrDTDFBRVkxbU40MEk/view?usp=sharing"</w:instrText>
        </w:r>
        <w:r>
          <w:fldChar w:fldCharType="separate"/>
        </w:r>
        <w:r>
          <w:t>HighSchool</w:t>
        </w:r>
        <w:r>
          <w:fldChar w:fldCharType="end"/>
        </w:r>
      </w:ins>
      <w:del w:id="15" w:author="Anonymous" w:date="2021-05-16T18:56:00Z">
        <w:r>
          <w:fldChar w:fldCharType="begin"/>
        </w:r>
        <w:r>
          <w:delInstrText>HYPERLINK "https://drive.google.com/file/d/0B1qb0_OLhDrDTDFBRVkxbU40MEk/view?usp=sharing"</w:delInstrText>
        </w:r>
        <w:r>
          <w:fldChar w:fldCharType="separate"/>
        </w:r>
        <w:r>
          <w:rPr>
            <w:color w:val="1155CC"/>
            <w:u w:val="single"/>
          </w:rPr>
          <w:delText>High School</w:delText>
        </w:r>
        <w:r>
          <w:fldChar w:fldCharType="end"/>
        </w:r>
      </w:del>
      <w:hyperlink r:id="rId315">
        <w:r>
          <w:rPr>
            <w:color w:val="1155CC"/>
            <w:u w:val="single"/>
          </w:rPr>
          <w:t xml:space="preserve"> of the Dead</w:t>
        </w:r>
      </w:hyperlink>
    </w:p>
    <w:p w14:paraId="54CA6642" w14:textId="77777777" w:rsidR="00926006" w:rsidRDefault="00B22BF0">
      <w:hyperlink r:id="rId316">
        <w:r>
          <w:rPr>
            <w:color w:val="1155CC"/>
            <w:u w:val="single"/>
          </w:rPr>
          <w:t>Highschool DxD</w:t>
        </w:r>
      </w:hyperlink>
    </w:p>
    <w:p w14:paraId="73C1E6DD" w14:textId="77777777" w:rsidR="00926006" w:rsidRDefault="00B22BF0">
      <w:hyperlink r:id="rId317">
        <w:r>
          <w:rPr>
            <w:color w:val="1155CC"/>
            <w:u w:val="single"/>
          </w:rPr>
          <w:t>Hitchhiker’s Guide to the Galaxy</w:t>
        </w:r>
      </w:hyperlink>
    </w:p>
    <w:p w14:paraId="70C293E9" w14:textId="77777777" w:rsidR="00926006" w:rsidRDefault="00B22BF0">
      <w:hyperlink r:id="rId318">
        <w:r>
          <w:rPr>
            <w:color w:val="1155CC"/>
            <w:u w:val="single"/>
          </w:rPr>
          <w:t>Hitman Reborn</w:t>
        </w:r>
      </w:hyperlink>
    </w:p>
    <w:p w14:paraId="73B13393" w14:textId="77777777" w:rsidR="00926006" w:rsidRDefault="00B22BF0">
      <w:hyperlink r:id="rId319">
        <w:r>
          <w:rPr>
            <w:color w:val="1155CC"/>
            <w:u w:val="single"/>
          </w:rPr>
          <w:t>History's Strongest Disciple: Kenichi</w:t>
        </w:r>
      </w:hyperlink>
    </w:p>
    <w:p w14:paraId="701477D3" w14:textId="77777777" w:rsidR="00926006" w:rsidRDefault="00B22BF0">
      <w:hyperlink r:id="rId320">
        <w:r>
          <w:rPr>
            <w:color w:val="1155CC"/>
            <w:u w:val="single"/>
          </w:rPr>
          <w:t>Hive Quee</w:t>
        </w:r>
        <w:r>
          <w:rPr>
            <w:color w:val="1155CC"/>
            <w:u w:val="single"/>
          </w:rPr>
          <w:t>n Quest</w:t>
        </w:r>
      </w:hyperlink>
    </w:p>
    <w:p w14:paraId="5C45C95E" w14:textId="77777777" w:rsidR="00926006" w:rsidRDefault="00B22BF0">
      <w:hyperlink r:id="rId321">
        <w:r>
          <w:rPr>
            <w:color w:val="1155CC"/>
            <w:u w:val="single"/>
          </w:rPr>
          <w:t>Hollow Knight Voidheart</w:t>
        </w:r>
      </w:hyperlink>
    </w:p>
    <w:p w14:paraId="7C4B14C1" w14:textId="77777777" w:rsidR="00926006" w:rsidRDefault="00B22BF0">
      <w:hyperlink r:id="rId322">
        <w:r>
          <w:rPr>
            <w:color w:val="1155CC"/>
            <w:u w:val="single"/>
          </w:rPr>
          <w:t>Honkai Impact</w:t>
        </w:r>
      </w:hyperlink>
      <w:ins w:id="16" w:author="Andrew Coles" w:date="2021-03-22T17:29:00Z">
        <w:del w:id="17" w:author="Gaming Joe" w:date="2021-03-25T17:59:00Z">
          <w:r>
            <w:fldChar w:fldCharType="begin"/>
          </w:r>
          <w:r>
            <w:delInstrText>HYPERLINK "https://drive</w:delInstrText>
          </w:r>
          <w:r>
            <w:delInstrText>.google.com/file/d/0B1qb0_OLhDrDTFl0REZwa3VVT2s/view?usp=sharing"</w:delInstrText>
          </w:r>
          <w:r>
            <w:fldChar w:fldCharType="separate"/>
          </w:r>
          <w:r>
            <w:rPr>
              <w:color w:val="1155CC"/>
              <w:u w:val="single"/>
            </w:rPr>
            <w:delText>Hive Queen Quest JumpChain.pdf</w:delText>
          </w:r>
          <w:r>
            <w:fldChar w:fldCharType="end"/>
          </w:r>
        </w:del>
      </w:ins>
      <w:hyperlink r:id="rId323">
        <w:r>
          <w:rPr>
            <w:color w:val="1155CC"/>
            <w:u w:val="single"/>
          </w:rPr>
          <w:t xml:space="preserve"> Third</w:t>
        </w:r>
      </w:hyperlink>
    </w:p>
    <w:p w14:paraId="676828BF" w14:textId="77777777" w:rsidR="00926006" w:rsidRDefault="00B22BF0">
      <w:hyperlink r:id="rId324">
        <w:r>
          <w:rPr>
            <w:color w:val="1155CC"/>
            <w:u w:val="single"/>
          </w:rPr>
          <w:t>Honor Harrington</w:t>
        </w:r>
      </w:hyperlink>
    </w:p>
    <w:p w14:paraId="21F01250" w14:textId="77777777" w:rsidR="00926006" w:rsidRDefault="00B22BF0">
      <w:hyperlink r:id="rId325">
        <w:r>
          <w:rPr>
            <w:color w:val="1155CC"/>
            <w:u w:val="single"/>
          </w:rPr>
          <w:t>Horizon Zero Dawn</w:t>
        </w:r>
      </w:hyperlink>
    </w:p>
    <w:p w14:paraId="11FB4242" w14:textId="77777777" w:rsidR="00926006" w:rsidRDefault="00B22BF0">
      <w:hyperlink r:id="rId326">
        <w:r>
          <w:rPr>
            <w:color w:val="1155CC"/>
            <w:u w:val="single"/>
          </w:rPr>
          <w:t>How A Realist Hero Rebuilt The Kingdom</w:t>
        </w:r>
      </w:hyperlink>
    </w:p>
    <w:p w14:paraId="6F29A47B" w14:textId="77777777" w:rsidR="00926006" w:rsidRDefault="00926006"/>
    <w:p w14:paraId="2B97FFF7" w14:textId="77777777" w:rsidR="00926006" w:rsidRDefault="00B22BF0">
      <w:pPr>
        <w:pStyle w:val="Heading2"/>
      </w:pPr>
      <w:bookmarkStart w:id="18" w:name="_lqvvraxofswr" w:colFirst="0" w:colLast="0"/>
      <w:bookmarkEnd w:id="18"/>
      <w:r>
        <w:br w:type="page"/>
      </w:r>
    </w:p>
    <w:p w14:paraId="0143752F" w14:textId="77777777" w:rsidR="00926006" w:rsidRDefault="00B22BF0">
      <w:pPr>
        <w:pStyle w:val="Heading2"/>
      </w:pPr>
      <w:bookmarkStart w:id="19" w:name="_qhksgl37s11c" w:colFirst="0" w:colLast="0"/>
      <w:bookmarkEnd w:id="19"/>
      <w:r>
        <w:lastRenderedPageBreak/>
        <w:t>===I===</w:t>
      </w:r>
    </w:p>
    <w:p w14:paraId="13F3465F" w14:textId="77777777" w:rsidR="00926006" w:rsidRDefault="00B22BF0">
      <w:hyperlink r:id="rId327">
        <w:r>
          <w:rPr>
            <w:color w:val="1155CC"/>
            <w:u w:val="single"/>
          </w:rPr>
          <w:t xml:space="preserve">I have a mansion in the post apocalypse </w:t>
        </w:r>
      </w:hyperlink>
    </w:p>
    <w:p w14:paraId="76DF6A20" w14:textId="77777777" w:rsidR="00926006" w:rsidRDefault="00B22BF0">
      <w:hyperlink r:id="rId328">
        <w:r>
          <w:rPr>
            <w:color w:val="1155CC"/>
            <w:u w:val="single"/>
          </w:rPr>
          <w:t>I Saved Too Many Girls And Caused the Apocalypse</w:t>
        </w:r>
      </w:hyperlink>
    </w:p>
    <w:p w14:paraId="73F73B21" w14:textId="77777777" w:rsidR="00926006" w:rsidRDefault="00B22BF0">
      <w:hyperlink r:id="rId329">
        <w:r>
          <w:rPr>
            <w:color w:val="1155CC"/>
            <w:u w:val="single"/>
          </w:rPr>
          <w:t>Iji</w:t>
        </w:r>
      </w:hyperlink>
    </w:p>
    <w:p w14:paraId="6EA45FFD" w14:textId="77777777" w:rsidR="00926006" w:rsidRDefault="00B22BF0">
      <w:hyperlink r:id="rId330">
        <w:r>
          <w:rPr>
            <w:color w:val="1155CC"/>
            <w:u w:val="single"/>
          </w:rPr>
          <w:t>In Another World With My Smartphone</w:t>
        </w:r>
      </w:hyperlink>
    </w:p>
    <w:p w14:paraId="3303689E" w14:textId="77777777" w:rsidR="00926006" w:rsidRDefault="00B22BF0">
      <w:hyperlink r:id="rId331">
        <w:r>
          <w:rPr>
            <w:color w:val="1155CC"/>
            <w:u w:val="single"/>
          </w:rPr>
          <w:t>In the Kingdom’s Service</w:t>
        </w:r>
      </w:hyperlink>
    </w:p>
    <w:p w14:paraId="24D14B0B" w14:textId="77777777" w:rsidR="00926006" w:rsidRDefault="00B22BF0">
      <w:hyperlink r:id="rId332">
        <w:r>
          <w:rPr>
            <w:color w:val="1155CC"/>
            <w:u w:val="single"/>
          </w:rPr>
          <w:t>Inception</w:t>
        </w:r>
      </w:hyperlink>
    </w:p>
    <w:p w14:paraId="0C38B014" w14:textId="77777777" w:rsidR="00926006" w:rsidRDefault="00B22BF0">
      <w:hyperlink r:id="rId333">
        <w:r>
          <w:rPr>
            <w:color w:val="1155CC"/>
            <w:u w:val="single"/>
          </w:rPr>
          <w:t>The Incredibles</w:t>
        </w:r>
      </w:hyperlink>
    </w:p>
    <w:p w14:paraId="75C7A2E3" w14:textId="77777777" w:rsidR="00926006" w:rsidRDefault="00B22BF0">
      <w:hyperlink r:id="rId334">
        <w:r>
          <w:rPr>
            <w:color w:val="1155CC"/>
            <w:u w:val="single"/>
          </w:rPr>
          <w:t>Indiana Jones</w:t>
        </w:r>
      </w:hyperlink>
    </w:p>
    <w:p w14:paraId="06C0E471" w14:textId="77777777" w:rsidR="00926006" w:rsidRDefault="00B22BF0">
      <w:hyperlink r:id="rId335">
        <w:r>
          <w:rPr>
            <w:color w:val="1155CC"/>
            <w:u w:val="single"/>
          </w:rPr>
          <w:t>Infinite Str</w:t>
        </w:r>
        <w:r>
          <w:rPr>
            <w:color w:val="1155CC"/>
            <w:u w:val="single"/>
          </w:rPr>
          <w:t>atos</w:t>
        </w:r>
      </w:hyperlink>
    </w:p>
    <w:p w14:paraId="31086DD6" w14:textId="77777777" w:rsidR="00926006" w:rsidRDefault="00B22BF0">
      <w:hyperlink r:id="rId336">
        <w:r>
          <w:rPr>
            <w:color w:val="1155CC"/>
            <w:u w:val="single"/>
          </w:rPr>
          <w:t>Injustice</w:t>
        </w:r>
      </w:hyperlink>
    </w:p>
    <w:p w14:paraId="2B6A79B8" w14:textId="77777777" w:rsidR="00926006" w:rsidRDefault="00B22BF0">
      <w:hyperlink r:id="rId337">
        <w:r>
          <w:rPr>
            <w:color w:val="1155CC"/>
            <w:u w:val="single"/>
          </w:rPr>
          <w:t>Inukami</w:t>
        </w:r>
      </w:hyperlink>
    </w:p>
    <w:p w14:paraId="2ECC4C8E" w14:textId="77777777" w:rsidR="00926006" w:rsidRDefault="00B22BF0">
      <w:hyperlink r:id="rId338">
        <w:r>
          <w:rPr>
            <w:color w:val="1155CC"/>
            <w:u w:val="single"/>
          </w:rPr>
          <w:t>Invincible</w:t>
        </w:r>
      </w:hyperlink>
    </w:p>
    <w:p w14:paraId="6EA1ACB7" w14:textId="77777777" w:rsidR="00926006" w:rsidRDefault="00B22BF0">
      <w:hyperlink r:id="rId339">
        <w:r>
          <w:rPr>
            <w:color w:val="1155CC"/>
            <w:u w:val="single"/>
          </w:rPr>
          <w:t>IOU</w:t>
        </w:r>
      </w:hyperlink>
    </w:p>
    <w:p w14:paraId="4B6BCD1C" w14:textId="77777777" w:rsidR="00926006" w:rsidRDefault="00B22BF0">
      <w:hyperlink r:id="rId340">
        <w:r>
          <w:rPr>
            <w:color w:val="1155CC"/>
            <w:u w:val="single"/>
          </w:rPr>
          <w:t>Irish Mythology</w:t>
        </w:r>
      </w:hyperlink>
    </w:p>
    <w:p w14:paraId="01A882EB" w14:textId="77777777" w:rsidR="00926006" w:rsidRDefault="00B22BF0">
      <w:hyperlink r:id="rId341">
        <w:r>
          <w:rPr>
            <w:color w:val="1155CC"/>
            <w:u w:val="single"/>
          </w:rPr>
          <w:t>Iron Sky</w:t>
        </w:r>
      </w:hyperlink>
    </w:p>
    <w:p w14:paraId="38B31962" w14:textId="77777777" w:rsidR="00926006" w:rsidRDefault="00B22BF0">
      <w:hyperlink r:id="rId342">
        <w:r>
          <w:rPr>
            <w:color w:val="1155CC"/>
            <w:u w:val="single"/>
          </w:rPr>
          <w:t>Irredeemable/Incorruptible</w:t>
        </w:r>
      </w:hyperlink>
    </w:p>
    <w:p w14:paraId="49E19E4B" w14:textId="77777777" w:rsidR="00926006" w:rsidRDefault="00926006"/>
    <w:p w14:paraId="6F827271" w14:textId="77777777" w:rsidR="00926006" w:rsidRDefault="00B22BF0">
      <w:pPr>
        <w:pStyle w:val="Heading2"/>
      </w:pPr>
      <w:bookmarkStart w:id="20" w:name="_de2fb9iqspc" w:colFirst="0" w:colLast="0"/>
      <w:bookmarkEnd w:id="20"/>
      <w:r>
        <w:br w:type="page"/>
      </w:r>
    </w:p>
    <w:p w14:paraId="7A6D5906" w14:textId="77777777" w:rsidR="00926006" w:rsidRDefault="00B22BF0">
      <w:pPr>
        <w:pStyle w:val="Heading2"/>
      </w:pPr>
      <w:bookmarkStart w:id="21" w:name="_d25mn78ht98r" w:colFirst="0" w:colLast="0"/>
      <w:bookmarkEnd w:id="21"/>
      <w:r>
        <w:lastRenderedPageBreak/>
        <w:t>===J===</w:t>
      </w:r>
    </w:p>
    <w:p w14:paraId="4FFD44AC" w14:textId="77777777" w:rsidR="00926006" w:rsidRDefault="00B22BF0">
      <w:hyperlink r:id="rId343">
        <w:r>
          <w:rPr>
            <w:color w:val="1155CC"/>
            <w:u w:val="single"/>
          </w:rPr>
          <w:t>Jade Cocoon</w:t>
        </w:r>
      </w:hyperlink>
    </w:p>
    <w:p w14:paraId="42406050" w14:textId="77777777" w:rsidR="00926006" w:rsidRDefault="00B22BF0">
      <w:hyperlink r:id="rId344">
        <w:r>
          <w:rPr>
            <w:color w:val="1155CC"/>
            <w:u w:val="single"/>
          </w:rPr>
          <w:t>Jade Empire</w:t>
        </w:r>
      </w:hyperlink>
    </w:p>
    <w:p w14:paraId="3ABBB122" w14:textId="77777777" w:rsidR="00926006" w:rsidRDefault="00B22BF0">
      <w:hyperlink r:id="rId345">
        <w:r>
          <w:rPr>
            <w:color w:val="1155CC"/>
            <w:u w:val="single"/>
          </w:rPr>
          <w:t>Jobless in another world</w:t>
        </w:r>
      </w:hyperlink>
    </w:p>
    <w:p w14:paraId="4D87378C" w14:textId="77777777" w:rsidR="00926006" w:rsidRDefault="00B22BF0">
      <w:hyperlink r:id="rId346">
        <w:r>
          <w:rPr>
            <w:color w:val="1155CC"/>
            <w:u w:val="single"/>
          </w:rPr>
          <w:t>JoJo’s Bizarre Adventure</w:t>
        </w:r>
      </w:hyperlink>
    </w:p>
    <w:p w14:paraId="576AD9AA" w14:textId="77777777" w:rsidR="00926006" w:rsidRDefault="00B22BF0">
      <w:hyperlink r:id="rId347">
        <w:r>
          <w:rPr>
            <w:color w:val="1155CC"/>
            <w:u w:val="single"/>
          </w:rPr>
          <w:t>Journey to the West</w:t>
        </w:r>
      </w:hyperlink>
    </w:p>
    <w:p w14:paraId="392D2680" w14:textId="77777777" w:rsidR="00926006" w:rsidRDefault="00B22BF0">
      <w:hyperlink r:id="rId348">
        <w:r>
          <w:rPr>
            <w:color w:val="1155CC"/>
            <w:u w:val="single"/>
          </w:rPr>
          <w:t>Justice League Unlimited</w:t>
        </w:r>
      </w:hyperlink>
    </w:p>
    <w:p w14:paraId="142ACAE1" w14:textId="77777777" w:rsidR="00926006" w:rsidRDefault="00926006"/>
    <w:p w14:paraId="48B5CD10" w14:textId="77777777" w:rsidR="00926006" w:rsidRDefault="00B22BF0">
      <w:pPr>
        <w:pStyle w:val="Heading2"/>
      </w:pPr>
      <w:bookmarkStart w:id="22" w:name="_7mbskeylltq3" w:colFirst="0" w:colLast="0"/>
      <w:bookmarkEnd w:id="22"/>
      <w:r>
        <w:br w:type="page"/>
      </w:r>
    </w:p>
    <w:p w14:paraId="0188C8EA" w14:textId="77777777" w:rsidR="00926006" w:rsidRDefault="00B22BF0">
      <w:pPr>
        <w:pStyle w:val="Heading2"/>
      </w:pPr>
      <w:bookmarkStart w:id="23" w:name="_ayfskrptbubm" w:colFirst="0" w:colLast="0"/>
      <w:bookmarkEnd w:id="23"/>
      <w:r>
        <w:lastRenderedPageBreak/>
        <w:t>===K===</w:t>
      </w:r>
    </w:p>
    <w:p w14:paraId="77907446" w14:textId="77777777" w:rsidR="00926006" w:rsidRDefault="00B22BF0">
      <w:hyperlink r:id="rId349">
        <w:r>
          <w:rPr>
            <w:color w:val="1155CC"/>
            <w:u w:val="single"/>
          </w:rPr>
          <w:t>Kamen Neo-Heisei Rider Part 2.5 - Gaim</w:t>
        </w:r>
      </w:hyperlink>
    </w:p>
    <w:p w14:paraId="7BC99544" w14:textId="77777777" w:rsidR="00926006" w:rsidRDefault="00B22BF0">
      <w:hyperlink r:id="rId350">
        <w:r>
          <w:rPr>
            <w:color w:val="1155CC"/>
            <w:u w:val="single"/>
          </w:rPr>
          <w:t>Kane Chronicles</w:t>
        </w:r>
      </w:hyperlink>
    </w:p>
    <w:p w14:paraId="7F705666" w14:textId="77777777" w:rsidR="00926006" w:rsidRDefault="00B22BF0">
      <w:hyperlink r:id="rId351">
        <w:r>
          <w:rPr>
            <w:color w:val="1155CC"/>
            <w:u w:val="single"/>
          </w:rPr>
          <w:t>Katana Zero</w:t>
        </w:r>
      </w:hyperlink>
    </w:p>
    <w:p w14:paraId="13AF7B46" w14:textId="77777777" w:rsidR="00926006" w:rsidRDefault="00B22BF0">
      <w:hyperlink r:id="rId352">
        <w:r>
          <w:rPr>
            <w:color w:val="1155CC"/>
            <w:u w:val="single"/>
          </w:rPr>
          <w:t>Kerbal Space Program</w:t>
        </w:r>
      </w:hyperlink>
    </w:p>
    <w:p w14:paraId="4E18D56A" w14:textId="77777777" w:rsidR="00926006" w:rsidRDefault="00B22BF0">
      <w:hyperlink r:id="rId353">
        <w:r>
          <w:rPr>
            <w:color w:val="1155CC"/>
            <w:u w:val="single"/>
          </w:rPr>
          <w:t>Keys of the Kingdom</w:t>
        </w:r>
      </w:hyperlink>
    </w:p>
    <w:p w14:paraId="29C02B0F" w14:textId="77777777" w:rsidR="00926006" w:rsidRDefault="00B22BF0">
      <w:hyperlink r:id="rId354">
        <w:r>
          <w:rPr>
            <w:color w:val="1155CC"/>
            <w:u w:val="single"/>
          </w:rPr>
          <w:t>Kids Next Door</w:t>
        </w:r>
      </w:hyperlink>
    </w:p>
    <w:p w14:paraId="4C40B956" w14:textId="77777777" w:rsidR="00926006" w:rsidRDefault="00B22BF0">
      <w:hyperlink r:id="rId355">
        <w:r>
          <w:rPr>
            <w:color w:val="1155CC"/>
            <w:u w:val="single"/>
          </w:rPr>
          <w:t>Kill la Kill</w:t>
        </w:r>
      </w:hyperlink>
    </w:p>
    <w:p w14:paraId="6A12FEBE" w14:textId="77777777" w:rsidR="00926006" w:rsidRDefault="00B22BF0">
      <w:hyperlink r:id="rId356">
        <w:r>
          <w:rPr>
            <w:color w:val="1155CC"/>
            <w:u w:val="single"/>
          </w:rPr>
          <w:t>Kim Possible</w:t>
        </w:r>
      </w:hyperlink>
    </w:p>
    <w:p w14:paraId="75C3AB71" w14:textId="77777777" w:rsidR="00926006" w:rsidRDefault="00B22BF0">
      <w:hyperlink r:id="rId357">
        <w:r>
          <w:rPr>
            <w:color w:val="1155CC"/>
            <w:u w:val="single"/>
          </w:rPr>
          <w:t>King Arthur</w:t>
        </w:r>
      </w:hyperlink>
    </w:p>
    <w:p w14:paraId="6E9507E2" w14:textId="77777777" w:rsidR="00926006" w:rsidRDefault="00B22BF0">
      <w:hyperlink r:id="rId358">
        <w:r>
          <w:rPr>
            <w:color w:val="1155CC"/>
            <w:u w:val="single"/>
          </w:rPr>
          <w:t>Kingdom Hearts</w:t>
        </w:r>
      </w:hyperlink>
    </w:p>
    <w:p w14:paraId="665C506D" w14:textId="77777777" w:rsidR="00926006" w:rsidRDefault="00B22BF0">
      <w:hyperlink r:id="rId359">
        <w:r>
          <w:rPr>
            <w:color w:val="1155CC"/>
            <w:u w:val="single"/>
          </w:rPr>
          <w:t>Kingdom of Loathing</w:t>
        </w:r>
      </w:hyperlink>
    </w:p>
    <w:p w14:paraId="7E865204" w14:textId="77777777" w:rsidR="00926006" w:rsidRDefault="00B22BF0">
      <w:hyperlink r:id="rId360">
        <w:r>
          <w:rPr>
            <w:color w:val="1155CC"/>
            <w:u w:val="single"/>
          </w:rPr>
          <w:t>Kingdoms of Amalur: Reckoning</w:t>
        </w:r>
      </w:hyperlink>
    </w:p>
    <w:p w14:paraId="02055D4A" w14:textId="77777777" w:rsidR="00926006" w:rsidRDefault="00926006"/>
    <w:p w14:paraId="22D8A0D9" w14:textId="77777777" w:rsidR="00926006" w:rsidRDefault="00B22BF0">
      <w:pPr>
        <w:pStyle w:val="Heading2"/>
      </w:pPr>
      <w:bookmarkStart w:id="24" w:name="_95ohae9bc8nj" w:colFirst="0" w:colLast="0"/>
      <w:bookmarkEnd w:id="24"/>
      <w:r>
        <w:br w:type="page"/>
      </w:r>
    </w:p>
    <w:p w14:paraId="6B9F6AD1" w14:textId="77777777" w:rsidR="00926006" w:rsidRDefault="00B22BF0">
      <w:pPr>
        <w:pStyle w:val="Heading2"/>
      </w:pPr>
      <w:bookmarkStart w:id="25" w:name="_3f2s081w56hf" w:colFirst="0" w:colLast="0"/>
      <w:bookmarkEnd w:id="25"/>
      <w:r>
        <w:lastRenderedPageBreak/>
        <w:t>===L===</w:t>
      </w:r>
    </w:p>
    <w:p w14:paraId="5DD1B76E" w14:textId="77777777" w:rsidR="00926006" w:rsidRDefault="00B22BF0">
      <w:hyperlink r:id="rId361">
        <w:r>
          <w:rPr>
            <w:color w:val="1155CC"/>
            <w:u w:val="single"/>
          </w:rPr>
          <w:t>L</w:t>
        </w:r>
        <w:r>
          <w:rPr>
            <w:color w:val="1155CC"/>
            <w:u w:val="single"/>
          </w:rPr>
          <w:t>egacy of the Aldenata</w:t>
        </w:r>
      </w:hyperlink>
    </w:p>
    <w:p w14:paraId="5176D931" w14:textId="77777777" w:rsidR="00926006" w:rsidRDefault="00B22BF0">
      <w:hyperlink r:id="rId362">
        <w:r>
          <w:rPr>
            <w:color w:val="1155CC"/>
            <w:u w:val="single"/>
          </w:rPr>
          <w:t>Legend of Zelda - Breath of the Wild (SB)</w:t>
        </w:r>
      </w:hyperlink>
    </w:p>
    <w:p w14:paraId="57770BA9" w14:textId="77777777" w:rsidR="00926006" w:rsidRDefault="00B22BF0">
      <w:hyperlink r:id="rId363">
        <w:r>
          <w:rPr>
            <w:color w:val="1155CC"/>
            <w:u w:val="single"/>
          </w:rPr>
          <w:t>Legend of Zelda - Breath of the Wild (TG)</w:t>
        </w:r>
      </w:hyperlink>
    </w:p>
    <w:p w14:paraId="0D072A97" w14:textId="77777777" w:rsidR="00926006" w:rsidRDefault="00B22BF0">
      <w:hyperlink r:id="rId364">
        <w:r>
          <w:rPr>
            <w:color w:val="1155CC"/>
            <w:u w:val="single"/>
          </w:rPr>
          <w:t>LEGO Dimensions</w:t>
        </w:r>
      </w:hyperlink>
    </w:p>
    <w:p w14:paraId="66F98E50" w14:textId="77777777" w:rsidR="00926006" w:rsidRDefault="00B22BF0">
      <w:hyperlink r:id="rId365">
        <w:r>
          <w:rPr>
            <w:color w:val="1155CC"/>
            <w:u w:val="single"/>
          </w:rPr>
          <w:t>Libriomancer</w:t>
        </w:r>
      </w:hyperlink>
    </w:p>
    <w:p w14:paraId="0ED57A64" w14:textId="77777777" w:rsidR="00926006" w:rsidRDefault="00B22BF0">
      <w:hyperlink r:id="rId366">
        <w:r>
          <w:rPr>
            <w:color w:val="1155CC"/>
            <w:u w:val="single"/>
          </w:rPr>
          <w:t>The Light of our Solus</w:t>
        </w:r>
      </w:hyperlink>
    </w:p>
    <w:p w14:paraId="2EC51450" w14:textId="77777777" w:rsidR="00926006" w:rsidRDefault="00B22BF0">
      <w:hyperlink r:id="rId367">
        <w:r>
          <w:rPr>
            <w:color w:val="1155CC"/>
            <w:u w:val="single"/>
          </w:rPr>
          <w:t>Light of</w:t>
        </w:r>
        <w:r>
          <w:rPr>
            <w:color w:val="1155CC"/>
            <w:u w:val="single"/>
          </w:rPr>
          <w:t xml:space="preserve"> Terra</w:t>
        </w:r>
      </w:hyperlink>
    </w:p>
    <w:p w14:paraId="59A90D90" w14:textId="77777777" w:rsidR="00926006" w:rsidRDefault="00B22BF0">
      <w:hyperlink r:id="rId368">
        <w:r>
          <w:rPr>
            <w:color w:val="1155CC"/>
            <w:u w:val="single"/>
          </w:rPr>
          <w:t>Light of Terra DLC 3 - A Grand Day Out</w:t>
        </w:r>
      </w:hyperlink>
    </w:p>
    <w:p w14:paraId="457A389C" w14:textId="77777777" w:rsidR="00926006" w:rsidRDefault="00B22BF0">
      <w:hyperlink r:id="rId369">
        <w:r>
          <w:rPr>
            <w:color w:val="1155CC"/>
            <w:u w:val="single"/>
          </w:rPr>
          <w:t>Light of Terra D</w:t>
        </w:r>
        <w:r>
          <w:rPr>
            <w:color w:val="1155CC"/>
            <w:u w:val="single"/>
          </w:rPr>
          <w:t>LC 4 - Lords of the Iron Line</w:t>
        </w:r>
      </w:hyperlink>
    </w:p>
    <w:p w14:paraId="7CDA96B4" w14:textId="77777777" w:rsidR="00926006" w:rsidRDefault="00B22BF0">
      <w:hyperlink r:id="rId370">
        <w:r>
          <w:rPr>
            <w:color w:val="1155CC"/>
            <w:u w:val="single"/>
          </w:rPr>
          <w:t>Light of Terra DLC 5 - A Sky Filled With Steel</w:t>
        </w:r>
      </w:hyperlink>
    </w:p>
    <w:p w14:paraId="68D47604" w14:textId="77777777" w:rsidR="00926006" w:rsidRDefault="00B22BF0">
      <w:hyperlink r:id="rId371">
        <w:r>
          <w:rPr>
            <w:color w:val="1155CC"/>
            <w:u w:val="single"/>
          </w:rPr>
          <w:t>Lilo and Stitch</w:t>
        </w:r>
      </w:hyperlink>
    </w:p>
    <w:p w14:paraId="39C076C2" w14:textId="77777777" w:rsidR="00926006" w:rsidRDefault="00B22BF0">
      <w:hyperlink r:id="rId372">
        <w:r>
          <w:rPr>
            <w:color w:val="1155CC"/>
            <w:u w:val="single"/>
          </w:rPr>
          <w:t>Limitless</w:t>
        </w:r>
      </w:hyperlink>
    </w:p>
    <w:p w14:paraId="2798BB42" w14:textId="77777777" w:rsidR="00926006" w:rsidRDefault="00B22BF0">
      <w:hyperlink r:id="rId373">
        <w:r>
          <w:rPr>
            <w:color w:val="1155CC"/>
            <w:u w:val="single"/>
          </w:rPr>
          <w:t>Lone Wolf</w:t>
        </w:r>
      </w:hyperlink>
    </w:p>
    <w:p w14:paraId="29549118" w14:textId="77777777" w:rsidR="00926006" w:rsidRDefault="00B22BF0">
      <w:hyperlink r:id="rId374">
        <w:r>
          <w:rPr>
            <w:color w:val="1155CC"/>
            <w:u w:val="single"/>
          </w:rPr>
          <w:t>Lord of Light</w:t>
        </w:r>
      </w:hyperlink>
    </w:p>
    <w:p w14:paraId="2C4F0F73" w14:textId="77777777" w:rsidR="00926006" w:rsidRDefault="00B22BF0">
      <w:hyperlink r:id="rId375">
        <w:r>
          <w:rPr>
            <w:color w:val="1155CC"/>
            <w:u w:val="single"/>
          </w:rPr>
          <w:t>Lord of the Rings</w:t>
        </w:r>
      </w:hyperlink>
    </w:p>
    <w:p w14:paraId="70107E6C" w14:textId="77777777" w:rsidR="00926006" w:rsidRDefault="00B22BF0">
      <w:hyperlink r:id="rId376">
        <w:r>
          <w:rPr>
            <w:color w:val="1155CC"/>
            <w:u w:val="single"/>
          </w:rPr>
          <w:t>Lord of the Rings Twilight of the North</w:t>
        </w:r>
      </w:hyperlink>
    </w:p>
    <w:p w14:paraId="43CEF8A9" w14:textId="77777777" w:rsidR="00926006" w:rsidRDefault="00B22BF0">
      <w:hyperlink r:id="rId377">
        <w:r>
          <w:rPr>
            <w:color w:val="1155CC"/>
            <w:u w:val="single"/>
          </w:rPr>
          <w:t>Lords of the Night - Liches</w:t>
        </w:r>
      </w:hyperlink>
    </w:p>
    <w:p w14:paraId="762635F2" w14:textId="77777777" w:rsidR="00926006" w:rsidRDefault="00B22BF0">
      <w:hyperlink r:id="rId378">
        <w:r>
          <w:rPr>
            <w:color w:val="1155CC"/>
            <w:u w:val="single"/>
          </w:rPr>
          <w:t>Lords of th</w:t>
        </w:r>
        <w:r>
          <w:rPr>
            <w:color w:val="1155CC"/>
            <w:u w:val="single"/>
          </w:rPr>
          <w:t>e Night - Vampire</w:t>
        </w:r>
      </w:hyperlink>
    </w:p>
    <w:p w14:paraId="32F07ADA" w14:textId="77777777" w:rsidR="00926006" w:rsidRDefault="00B22BF0">
      <w:hyperlink r:id="rId379">
        <w:r>
          <w:rPr>
            <w:color w:val="1155CC"/>
            <w:u w:val="single"/>
          </w:rPr>
          <w:t>Lords of the Night - Zombies</w:t>
        </w:r>
      </w:hyperlink>
    </w:p>
    <w:p w14:paraId="4EA5D370" w14:textId="77777777" w:rsidR="00926006" w:rsidRDefault="00B22BF0">
      <w:hyperlink r:id="rId380">
        <w:r>
          <w:rPr>
            <w:color w:val="1155CC"/>
            <w:u w:val="single"/>
          </w:rPr>
          <w:t>LOSS</w:t>
        </w:r>
      </w:hyperlink>
    </w:p>
    <w:p w14:paraId="4AAD4C26" w14:textId="77777777" w:rsidR="00926006" w:rsidRDefault="00B22BF0">
      <w:hyperlink r:id="rId381">
        <w:r>
          <w:rPr>
            <w:color w:val="1155CC"/>
            <w:u w:val="single"/>
          </w:rPr>
          <w:t>Lost Planet</w:t>
        </w:r>
      </w:hyperlink>
    </w:p>
    <w:p w14:paraId="754F2D2F" w14:textId="77777777" w:rsidR="00926006" w:rsidRDefault="00B22BF0">
      <w:hyperlink r:id="rId382">
        <w:r>
          <w:rPr>
            <w:color w:val="1155CC"/>
            <w:u w:val="single"/>
          </w:rPr>
          <w:t>Luck of the Draw</w:t>
        </w:r>
      </w:hyperlink>
    </w:p>
    <w:p w14:paraId="79856D0A" w14:textId="77777777" w:rsidR="00926006" w:rsidRDefault="00B22BF0">
      <w:hyperlink r:id="rId383">
        <w:r>
          <w:rPr>
            <w:color w:val="1155CC"/>
            <w:u w:val="single"/>
          </w:rPr>
          <w:t>Lucy</w:t>
        </w:r>
      </w:hyperlink>
    </w:p>
    <w:p w14:paraId="0EB51A56" w14:textId="77777777" w:rsidR="00926006" w:rsidRDefault="00B22BF0">
      <w:hyperlink r:id="rId384">
        <w:r>
          <w:rPr>
            <w:color w:val="1155CC"/>
            <w:u w:val="single"/>
          </w:rPr>
          <w:t>Lyrical Nanoha</w:t>
        </w:r>
      </w:hyperlink>
    </w:p>
    <w:p w14:paraId="54C018E7" w14:textId="77777777" w:rsidR="00926006" w:rsidRDefault="00B22BF0">
      <w:pPr>
        <w:pStyle w:val="Heading2"/>
      </w:pPr>
      <w:bookmarkStart w:id="26" w:name="_7vnz1uo7cl7y" w:colFirst="0" w:colLast="0"/>
      <w:bookmarkEnd w:id="26"/>
      <w:r>
        <w:br w:type="page"/>
      </w:r>
    </w:p>
    <w:p w14:paraId="68883094" w14:textId="77777777" w:rsidR="00926006" w:rsidRDefault="00B22BF0">
      <w:pPr>
        <w:pStyle w:val="Heading2"/>
      </w:pPr>
      <w:bookmarkStart w:id="27" w:name="_ibn2icg7xa0z" w:colFirst="0" w:colLast="0"/>
      <w:bookmarkEnd w:id="27"/>
      <w:r>
        <w:lastRenderedPageBreak/>
        <w:t>===M===</w:t>
      </w:r>
    </w:p>
    <w:p w14:paraId="4BBC95BA" w14:textId="77777777" w:rsidR="00926006" w:rsidRDefault="00B22BF0">
      <w:hyperlink r:id="rId385">
        <w:r>
          <w:rPr>
            <w:color w:val="1155CC"/>
            <w:u w:val="single"/>
          </w:rPr>
          <w:t>Macross</w:t>
        </w:r>
      </w:hyperlink>
    </w:p>
    <w:p w14:paraId="1CC8D2FE" w14:textId="77777777" w:rsidR="00926006" w:rsidRDefault="00B22BF0">
      <w:hyperlink r:id="rId386">
        <w:r>
          <w:rPr>
            <w:color w:val="1155CC"/>
            <w:u w:val="single"/>
          </w:rPr>
          <w:t>Mad Max</w:t>
        </w:r>
      </w:hyperlink>
    </w:p>
    <w:p w14:paraId="5F532C9E" w14:textId="77777777" w:rsidR="00926006" w:rsidRDefault="00B22BF0">
      <w:hyperlink r:id="rId387">
        <w:r>
          <w:rPr>
            <w:color w:val="1155CC"/>
            <w:u w:val="single"/>
          </w:rPr>
          <w:t>Mage the Ascension - Panopticon</w:t>
        </w:r>
      </w:hyperlink>
    </w:p>
    <w:p w14:paraId="14E39B24" w14:textId="77777777" w:rsidR="00926006" w:rsidRDefault="00B22BF0">
      <w:hyperlink r:id="rId388">
        <w:r>
          <w:rPr>
            <w:color w:val="1155CC"/>
            <w:u w:val="single"/>
          </w:rPr>
          <w:t>The Magicians (TV Show)</w:t>
        </w:r>
      </w:hyperlink>
    </w:p>
    <w:p w14:paraId="7AC38393" w14:textId="77777777" w:rsidR="00926006" w:rsidRDefault="00B22BF0">
      <w:hyperlink r:id="rId389">
        <w:r>
          <w:rPr>
            <w:color w:val="1155CC"/>
            <w:u w:val="single"/>
          </w:rPr>
          <w:t>Make A Wish</w:t>
        </w:r>
      </w:hyperlink>
    </w:p>
    <w:p w14:paraId="399B93E4" w14:textId="77777777" w:rsidR="00926006" w:rsidRDefault="00B22BF0">
      <w:hyperlink r:id="rId390">
        <w:r>
          <w:rPr>
            <w:color w:val="1155CC"/>
            <w:u w:val="single"/>
          </w:rPr>
          <w:t>Maoyuu He</w:t>
        </w:r>
        <w:r>
          <w:rPr>
            <w:color w:val="1155CC"/>
            <w:u w:val="single"/>
          </w:rPr>
          <w:t>ro and Demon King</w:t>
        </w:r>
      </w:hyperlink>
    </w:p>
    <w:p w14:paraId="2085647A" w14:textId="77777777" w:rsidR="00926006" w:rsidRDefault="00B22BF0">
      <w:hyperlink r:id="rId391">
        <w:r>
          <w:rPr>
            <w:color w:val="1155CC"/>
            <w:u w:val="single"/>
          </w:rPr>
          <w:t>Martial World</w:t>
        </w:r>
      </w:hyperlink>
    </w:p>
    <w:p w14:paraId="386C5D36" w14:textId="77777777" w:rsidR="00926006" w:rsidRDefault="00B22BF0">
      <w:hyperlink r:id="rId392">
        <w:r>
          <w:rPr>
            <w:color w:val="1155CC"/>
            <w:u w:val="single"/>
          </w:rPr>
          <w:t>Marvel Cinematic Universe Vol. 1</w:t>
        </w:r>
        <w:r>
          <w:rPr>
            <w:color w:val="1155CC"/>
            <w:u w:val="single"/>
          </w:rPr>
          <w:t xml:space="preserve"> / MCU</w:t>
        </w:r>
      </w:hyperlink>
    </w:p>
    <w:p w14:paraId="30409FA2" w14:textId="77777777" w:rsidR="00926006" w:rsidRDefault="00B22BF0">
      <w:hyperlink r:id="rId393">
        <w:r>
          <w:rPr>
            <w:color w:val="1155CC"/>
            <w:u w:val="single"/>
          </w:rPr>
          <w:t>Marvel Cinematic Universe Vol. 2</w:t>
        </w:r>
      </w:hyperlink>
    </w:p>
    <w:p w14:paraId="3A38DA7A" w14:textId="77777777" w:rsidR="00926006" w:rsidRDefault="00B22BF0">
      <w:hyperlink r:id="rId394">
        <w:r>
          <w:rPr>
            <w:color w:val="1155CC"/>
            <w:u w:val="single"/>
          </w:rPr>
          <w:t>Marvel Comics Kid Heroes</w:t>
        </w:r>
      </w:hyperlink>
    </w:p>
    <w:p w14:paraId="32223EE2" w14:textId="77777777" w:rsidR="00926006" w:rsidRDefault="00B22BF0">
      <w:hyperlink r:id="rId395">
        <w:r>
          <w:rPr>
            <w:color w:val="1155CC"/>
            <w:u w:val="single"/>
          </w:rPr>
          <w:t>Marvel Cosmic</w:t>
        </w:r>
      </w:hyperlink>
    </w:p>
    <w:p w14:paraId="66D31F4B" w14:textId="77777777" w:rsidR="00926006" w:rsidRDefault="00B22BF0">
      <w:hyperlink r:id="rId396">
        <w:r>
          <w:rPr>
            <w:color w:val="1155CC"/>
            <w:u w:val="single"/>
          </w:rPr>
          <w:t>Marvel Magic</w:t>
        </w:r>
      </w:hyperlink>
    </w:p>
    <w:p w14:paraId="4C646D1E" w14:textId="77777777" w:rsidR="00926006" w:rsidRDefault="00B22BF0">
      <w:hyperlink r:id="rId397">
        <w:r>
          <w:rPr>
            <w:color w:val="1155CC"/>
            <w:u w:val="single"/>
          </w:rPr>
          <w:t>Mass Effect</w:t>
        </w:r>
      </w:hyperlink>
    </w:p>
    <w:p w14:paraId="43BAEED1" w14:textId="77777777" w:rsidR="00926006" w:rsidRDefault="00B22BF0">
      <w:hyperlink r:id="rId398">
        <w:r>
          <w:rPr>
            <w:color w:val="1155CC"/>
            <w:u w:val="single"/>
          </w:rPr>
          <w:t>Mass Effect Andromeda</w:t>
        </w:r>
      </w:hyperlink>
    </w:p>
    <w:p w14:paraId="7568965F" w14:textId="77777777" w:rsidR="00926006" w:rsidRDefault="00B22BF0">
      <w:hyperlink r:id="rId399">
        <w:r>
          <w:rPr>
            <w:color w:val="1155CC"/>
            <w:u w:val="single"/>
          </w:rPr>
          <w:t>Masters of Magic</w:t>
        </w:r>
      </w:hyperlink>
    </w:p>
    <w:p w14:paraId="485DC188" w14:textId="77777777" w:rsidR="00926006" w:rsidRDefault="00B22BF0">
      <w:hyperlink r:id="rId400">
        <w:r>
          <w:rPr>
            <w:color w:val="1155CC"/>
            <w:u w:val="single"/>
          </w:rPr>
          <w:t>The Matrix</w:t>
        </w:r>
      </w:hyperlink>
    </w:p>
    <w:p w14:paraId="4FD66488" w14:textId="77777777" w:rsidR="00926006" w:rsidRDefault="00B22BF0">
      <w:hyperlink r:id="rId401">
        <w:r>
          <w:rPr>
            <w:color w:val="1155CC"/>
            <w:u w:val="single"/>
          </w:rPr>
          <w:t>Medaka Box Abnormal</w:t>
        </w:r>
      </w:hyperlink>
    </w:p>
    <w:p w14:paraId="6EDBA559" w14:textId="77777777" w:rsidR="00926006" w:rsidRDefault="00B22BF0">
      <w:hyperlink r:id="rId402" w:anchor="6q78J7j">
        <w:r>
          <w:rPr>
            <w:color w:val="1155CC"/>
            <w:u w:val="single"/>
          </w:rPr>
          <w:t>Mega Man Classic</w:t>
        </w:r>
      </w:hyperlink>
    </w:p>
    <w:p w14:paraId="7B632F67" w14:textId="77777777" w:rsidR="00926006" w:rsidRDefault="00B22BF0">
      <w:hyperlink r:id="rId403">
        <w:r>
          <w:rPr>
            <w:color w:val="1155CC"/>
            <w:u w:val="single"/>
          </w:rPr>
          <w:t>Megaman Zero</w:t>
        </w:r>
      </w:hyperlink>
    </w:p>
    <w:p w14:paraId="271E8E29" w14:textId="77777777" w:rsidR="00926006" w:rsidRDefault="00B22BF0">
      <w:hyperlink r:id="rId404">
        <w:r>
          <w:rPr>
            <w:color w:val="1155CC"/>
            <w:u w:val="single"/>
          </w:rPr>
          <w:t>Megamind</w:t>
        </w:r>
      </w:hyperlink>
    </w:p>
    <w:p w14:paraId="5A408B97" w14:textId="77777777" w:rsidR="00926006" w:rsidRDefault="00B22BF0">
      <w:hyperlink r:id="rId405">
        <w:r>
          <w:rPr>
            <w:color w:val="1155CC"/>
            <w:u w:val="single"/>
          </w:rPr>
          <w:t>Megas XLR</w:t>
        </w:r>
      </w:hyperlink>
    </w:p>
    <w:p w14:paraId="793811BE" w14:textId="77777777" w:rsidR="00926006" w:rsidRDefault="00B22BF0">
      <w:hyperlink r:id="rId406">
        <w:r>
          <w:rPr>
            <w:color w:val="1155CC"/>
            <w:u w:val="single"/>
          </w:rPr>
          <w:t>The Melancholy of Haruhi Suzumiya</w:t>
        </w:r>
      </w:hyperlink>
    </w:p>
    <w:p w14:paraId="770DA9D2" w14:textId="77777777" w:rsidR="00926006" w:rsidRDefault="00B22BF0">
      <w:hyperlink r:id="rId407">
        <w:r>
          <w:rPr>
            <w:color w:val="1155CC"/>
            <w:u w:val="single"/>
          </w:rPr>
          <w:t>Metal Gear Rising</w:t>
        </w:r>
      </w:hyperlink>
    </w:p>
    <w:p w14:paraId="6238CA9C" w14:textId="77777777" w:rsidR="00926006" w:rsidRDefault="00B22BF0">
      <w:hyperlink r:id="rId408">
        <w:r>
          <w:rPr>
            <w:color w:val="1155CC"/>
            <w:u w:val="single"/>
          </w:rPr>
          <w:t>Metal Gear Solid</w:t>
        </w:r>
      </w:hyperlink>
    </w:p>
    <w:p w14:paraId="37C19D1C" w14:textId="77777777" w:rsidR="00926006" w:rsidRDefault="00B22BF0">
      <w:pPr>
        <w:rPr>
          <w:ins w:id="28" w:author="Alex Anderson" w:date="2021-07-24T05:34:00Z"/>
          <w:color w:val="1155CC"/>
          <w:u w:val="single"/>
        </w:rPr>
      </w:pPr>
      <w:hyperlink r:id="rId409">
        <w:r>
          <w:rPr>
            <w:color w:val="1155CC"/>
            <w:u w:val="single"/>
          </w:rPr>
          <w:t>The Mighty Boosh</w:t>
        </w:r>
      </w:hyperlink>
    </w:p>
    <w:p w14:paraId="19B51E3B" w14:textId="77777777" w:rsidR="00926006" w:rsidRDefault="00B22BF0">
      <w:ins w:id="29" w:author="Alex Anderson" w:date="2021-07-24T05:34:00Z">
        <w:r>
          <w:fldChar w:fldCharType="begin"/>
        </w:r>
        <w:r>
          <w:instrText>HYPERLINK "https://drive.google.com/file/d/1nwSzUHqw9Q4G2zxsXiH17NP4xV-VW1gw/view?usp=sharing"</w:instrText>
        </w:r>
        <w:r>
          <w:fldChar w:fldCharType="separate"/>
        </w:r>
        <w:r>
          <w:rPr>
            <w:color w:val="1155CC"/>
            <w:u w:val="single"/>
          </w:rPr>
          <w:t>Mind Control University</w:t>
        </w:r>
        <w:r>
          <w:fldChar w:fldCharType="end"/>
        </w:r>
      </w:ins>
    </w:p>
    <w:p w14:paraId="545575DB" w14:textId="77777777" w:rsidR="00926006" w:rsidRDefault="00B22BF0">
      <w:hyperlink r:id="rId410">
        <w:r>
          <w:rPr>
            <w:color w:val="1155CC"/>
            <w:u w:val="single"/>
          </w:rPr>
          <w:t>Minecraft</w:t>
        </w:r>
      </w:hyperlink>
    </w:p>
    <w:p w14:paraId="6D9723C7" w14:textId="77777777" w:rsidR="00926006" w:rsidRDefault="00B22BF0">
      <w:hyperlink r:id="rId411">
        <w:r>
          <w:rPr>
            <w:color w:val="1155CC"/>
            <w:u w:val="single"/>
          </w:rPr>
          <w:t>Mistborn Era 1</w:t>
        </w:r>
      </w:hyperlink>
    </w:p>
    <w:p w14:paraId="5A448599" w14:textId="77777777" w:rsidR="00926006" w:rsidRDefault="00B22BF0">
      <w:hyperlink r:id="rId412">
        <w:r>
          <w:rPr>
            <w:color w:val="1155CC"/>
            <w:u w:val="single"/>
          </w:rPr>
          <w:t>A Miracle of Science</w:t>
        </w:r>
      </w:hyperlink>
    </w:p>
    <w:p w14:paraId="11C6259D" w14:textId="77777777" w:rsidR="00926006" w:rsidRDefault="00B22BF0">
      <w:hyperlink r:id="rId413">
        <w:r>
          <w:rPr>
            <w:color w:val="1155CC"/>
            <w:u w:val="single"/>
          </w:rPr>
          <w:t>Modded Fallout</w:t>
        </w:r>
      </w:hyperlink>
    </w:p>
    <w:p w14:paraId="799DA224" w14:textId="77777777" w:rsidR="00926006" w:rsidRDefault="00B22BF0">
      <w:hyperlink r:id="rId414">
        <w:r>
          <w:rPr>
            <w:color w:val="1155CC"/>
            <w:u w:val="single"/>
          </w:rPr>
          <w:t>Mo</w:t>
        </w:r>
        <w:r>
          <w:rPr>
            <w:color w:val="1155CC"/>
            <w:u w:val="single"/>
          </w:rPr>
          <w:t>dded Skyrim</w:t>
        </w:r>
      </w:hyperlink>
    </w:p>
    <w:p w14:paraId="2F62426E" w14:textId="77777777" w:rsidR="00926006" w:rsidRDefault="00B22BF0">
      <w:hyperlink r:id="rId415">
        <w:r>
          <w:rPr>
            <w:color w:val="1155CC"/>
            <w:u w:val="single"/>
          </w:rPr>
          <w:t>Monogatari Series</w:t>
        </w:r>
      </w:hyperlink>
    </w:p>
    <w:p w14:paraId="679B3978" w14:textId="77777777" w:rsidR="00926006" w:rsidRDefault="00B22BF0">
      <w:hyperlink r:id="rId416">
        <w:r>
          <w:rPr>
            <w:color w:val="1155CC"/>
            <w:u w:val="single"/>
          </w:rPr>
          <w:t>Monster Girl Encyclope</w:t>
        </w:r>
        <w:r>
          <w:rPr>
            <w:color w:val="1155CC"/>
            <w:u w:val="single"/>
          </w:rPr>
          <w:t>dia</w:t>
        </w:r>
      </w:hyperlink>
    </w:p>
    <w:p w14:paraId="48F8A3AF" w14:textId="77777777" w:rsidR="00926006" w:rsidRDefault="00B22BF0">
      <w:hyperlink r:id="rId417">
        <w:r>
          <w:rPr>
            <w:color w:val="1155CC"/>
            <w:u w:val="single"/>
          </w:rPr>
          <w:t>Monster Hunter</w:t>
        </w:r>
      </w:hyperlink>
    </w:p>
    <w:p w14:paraId="05AC4A6B" w14:textId="77777777" w:rsidR="00926006" w:rsidRDefault="00B22BF0">
      <w:hyperlink r:id="rId418">
        <w:r>
          <w:rPr>
            <w:color w:val="1155CC"/>
            <w:u w:val="single"/>
          </w:rPr>
          <w:t>Morroblivion</w:t>
        </w:r>
      </w:hyperlink>
    </w:p>
    <w:p w14:paraId="3DAF962E" w14:textId="77777777" w:rsidR="00926006" w:rsidRDefault="00B22BF0">
      <w:hyperlink r:id="rId419">
        <w:r>
          <w:rPr>
            <w:color w:val="1155CC"/>
            <w:u w:val="single"/>
          </w:rPr>
          <w:t>MOUSEHUNT</w:t>
        </w:r>
      </w:hyperlink>
    </w:p>
    <w:p w14:paraId="14213C1A" w14:textId="77777777" w:rsidR="00926006" w:rsidRDefault="00B22BF0">
      <w:hyperlink r:id="rId420">
        <w:r>
          <w:rPr>
            <w:color w:val="1155CC"/>
            <w:u w:val="single"/>
          </w:rPr>
          <w:t>MtG Bablovia</w:t>
        </w:r>
      </w:hyperlink>
    </w:p>
    <w:p w14:paraId="5A0B7FAB" w14:textId="77777777" w:rsidR="00926006" w:rsidRDefault="00B22BF0">
      <w:hyperlink r:id="rId421">
        <w:r>
          <w:rPr>
            <w:color w:val="1155CC"/>
            <w:u w:val="single"/>
          </w:rPr>
          <w:t>MtG - New Phyrexia</w:t>
        </w:r>
      </w:hyperlink>
    </w:p>
    <w:p w14:paraId="062DB53E" w14:textId="77777777" w:rsidR="00926006" w:rsidRDefault="00B22BF0">
      <w:hyperlink r:id="rId422">
        <w:r>
          <w:rPr>
            <w:color w:val="1155CC"/>
            <w:u w:val="single"/>
          </w:rPr>
          <w:t>My Hero Academia</w:t>
        </w:r>
      </w:hyperlink>
    </w:p>
    <w:p w14:paraId="228EB124" w14:textId="77777777" w:rsidR="00926006" w:rsidRDefault="00B22BF0">
      <w:hyperlink r:id="rId423">
        <w:r>
          <w:rPr>
            <w:color w:val="1155CC"/>
            <w:u w:val="single"/>
          </w:rPr>
          <w:t>My Life a</w:t>
        </w:r>
        <w:r>
          <w:rPr>
            <w:color w:val="1155CC"/>
            <w:u w:val="single"/>
          </w:rPr>
          <w:t>s A Teenage Robot</w:t>
        </w:r>
      </w:hyperlink>
    </w:p>
    <w:p w14:paraId="572E6C99" w14:textId="77777777" w:rsidR="00926006" w:rsidRDefault="00B22BF0">
      <w:hyperlink r:id="rId424">
        <w:r>
          <w:rPr>
            <w:color w:val="1155CC"/>
            <w:u w:val="single"/>
          </w:rPr>
          <w:t>My Little Pony: Friendship Is Magic</w:t>
        </w:r>
      </w:hyperlink>
    </w:p>
    <w:p w14:paraId="2B08FE1A" w14:textId="77777777" w:rsidR="00926006" w:rsidRDefault="00B22BF0">
      <w:pPr>
        <w:rPr>
          <w:ins w:id="30" w:author="acrontempus" w:date="2020-12-22T20:32:00Z"/>
        </w:rPr>
      </w:pPr>
      <w:hyperlink r:id="rId425">
        <w:r>
          <w:rPr>
            <w:color w:val="1155CC"/>
            <w:u w:val="single"/>
          </w:rPr>
          <w:t>Mysterious Cities of</w:t>
        </w:r>
        <w:r>
          <w:rPr>
            <w:color w:val="1155CC"/>
            <w:u w:val="single"/>
          </w:rPr>
          <w:t xml:space="preserve"> Gold</w:t>
        </w:r>
      </w:hyperlink>
      <w:r>
        <w:br w:type="page"/>
      </w:r>
    </w:p>
    <w:p w14:paraId="13090117" w14:textId="77777777" w:rsidR="00926006" w:rsidRPr="00926006" w:rsidRDefault="00926006">
      <w:pPr>
        <w:rPr>
          <w:sz w:val="32"/>
          <w:szCs w:val="32"/>
          <w:rPrChange w:id="31" w:author="acrontempus" w:date="2020-12-22T20:32:00Z">
            <w:rPr/>
          </w:rPrChange>
        </w:rPr>
      </w:pPr>
    </w:p>
    <w:p w14:paraId="5B7B9A6F" w14:textId="77777777" w:rsidR="00926006" w:rsidRDefault="00B22BF0">
      <w:pPr>
        <w:pStyle w:val="Heading2"/>
      </w:pPr>
      <w:bookmarkStart w:id="32" w:name="_lj9o2l9f8a6y" w:colFirst="0" w:colLast="0"/>
      <w:bookmarkEnd w:id="32"/>
      <w:r>
        <w:t>===N===</w:t>
      </w:r>
    </w:p>
    <w:p w14:paraId="2FE06E50" w14:textId="77777777" w:rsidR="00926006" w:rsidRDefault="00B22BF0">
      <w:hyperlink r:id="rId426">
        <w:r>
          <w:rPr>
            <w:color w:val="1155CC"/>
            <w:u w:val="single"/>
          </w:rPr>
          <w:t>Naruto</w:t>
        </w:r>
      </w:hyperlink>
    </w:p>
    <w:p w14:paraId="4FF4D2AC" w14:textId="77777777" w:rsidR="00926006" w:rsidRDefault="00B22BF0">
      <w:hyperlink r:id="rId427">
        <w:r>
          <w:rPr>
            <w:color w:val="1155CC"/>
            <w:u w:val="single"/>
          </w:rPr>
          <w:t>Nexus</w:t>
        </w:r>
      </w:hyperlink>
    </w:p>
    <w:p w14:paraId="7E42E1A1" w14:textId="77777777" w:rsidR="00926006" w:rsidRDefault="00B22BF0">
      <w:hyperlink r:id="rId428">
        <w:r>
          <w:rPr>
            <w:color w:val="1155CC"/>
            <w:u w:val="single"/>
          </w:rPr>
          <w:t>NieR Automata</w:t>
        </w:r>
      </w:hyperlink>
    </w:p>
    <w:p w14:paraId="66D6D2D3" w14:textId="77777777" w:rsidR="00926006" w:rsidRDefault="00B22BF0">
      <w:hyperlink r:id="rId429">
        <w:r>
          <w:rPr>
            <w:color w:val="1155CC"/>
            <w:u w:val="single"/>
          </w:rPr>
          <w:t>Ninjago - Masters of Spinjitzu</w:t>
        </w:r>
      </w:hyperlink>
    </w:p>
    <w:p w14:paraId="5A62D3E0" w14:textId="77777777" w:rsidR="00926006" w:rsidRDefault="00B22BF0">
      <w:hyperlink r:id="rId430">
        <w:r>
          <w:rPr>
            <w:color w:val="1155CC"/>
            <w:u w:val="single"/>
          </w:rPr>
          <w:t>No More Heroes</w:t>
        </w:r>
      </w:hyperlink>
    </w:p>
    <w:p w14:paraId="1C670F72" w14:textId="77777777" w:rsidR="00926006" w:rsidRDefault="00926006"/>
    <w:p w14:paraId="38C83E70" w14:textId="77777777" w:rsidR="00926006" w:rsidRDefault="00B22BF0">
      <w:pPr>
        <w:pStyle w:val="Heading2"/>
      </w:pPr>
      <w:bookmarkStart w:id="33" w:name="_ev5aur3xqv3l" w:colFirst="0" w:colLast="0"/>
      <w:bookmarkEnd w:id="33"/>
      <w:r>
        <w:br w:type="page"/>
      </w:r>
    </w:p>
    <w:p w14:paraId="7510271A" w14:textId="77777777" w:rsidR="00926006" w:rsidRDefault="00B22BF0">
      <w:pPr>
        <w:pStyle w:val="Heading2"/>
      </w:pPr>
      <w:bookmarkStart w:id="34" w:name="_4uuqcijdbcd" w:colFirst="0" w:colLast="0"/>
      <w:bookmarkEnd w:id="34"/>
      <w:r>
        <w:lastRenderedPageBreak/>
        <w:t>===O===</w:t>
      </w:r>
    </w:p>
    <w:p w14:paraId="07B8F72D" w14:textId="77777777" w:rsidR="00926006" w:rsidRDefault="00B22BF0">
      <w:hyperlink r:id="rId431">
        <w:r>
          <w:rPr>
            <w:color w:val="1155CC"/>
            <w:u w:val="single"/>
          </w:rPr>
          <w:t>Okami</w:t>
        </w:r>
      </w:hyperlink>
    </w:p>
    <w:p w14:paraId="5DEF2E05" w14:textId="77777777" w:rsidR="00926006" w:rsidRDefault="00B22BF0">
      <w:hyperlink r:id="rId432">
        <w:r>
          <w:rPr>
            <w:color w:val="1155CC"/>
            <w:u w:val="single"/>
          </w:rPr>
          <w:t>Orion's Arm The Amalgamation</w:t>
        </w:r>
      </w:hyperlink>
    </w:p>
    <w:p w14:paraId="3BC56A41" w14:textId="77777777" w:rsidR="00926006" w:rsidRDefault="00B22BF0">
      <w:hyperlink r:id="rId433">
        <w:r>
          <w:rPr>
            <w:color w:val="1155CC"/>
            <w:u w:val="single"/>
          </w:rPr>
          <w:t>Orion’s Arm Sephirotic Empires</w:t>
        </w:r>
      </w:hyperlink>
      <w:ins w:id="35" w:author="Abdul Gaf" w:date="2021-10-09T23:49:00Z">
        <w:r>
          <w:rPr>
            <w:color w:val="1155CC"/>
            <w:u w:val="single"/>
          </w:rPr>
          <w:t xml:space="preserve"> </w:t>
        </w:r>
      </w:ins>
    </w:p>
    <w:p w14:paraId="1F8A23CB" w14:textId="77777777" w:rsidR="00926006" w:rsidRDefault="00B22BF0">
      <w:hyperlink r:id="rId434">
        <w:r>
          <w:rPr>
            <w:color w:val="1155CC"/>
            <w:u w:val="single"/>
          </w:rPr>
          <w:t>Outlaw Star</w:t>
        </w:r>
      </w:hyperlink>
    </w:p>
    <w:p w14:paraId="118BF6F8" w14:textId="77777777" w:rsidR="00926006" w:rsidRDefault="00B22BF0">
      <w:hyperlink r:id="rId435">
        <w:r>
          <w:rPr>
            <w:color w:val="1155CC"/>
            <w:u w:val="single"/>
          </w:rPr>
          <w:t>Overlord (Games)</w:t>
        </w:r>
      </w:hyperlink>
    </w:p>
    <w:p w14:paraId="418E41DD" w14:textId="77777777" w:rsidR="00926006" w:rsidRDefault="00B22BF0">
      <w:hyperlink r:id="rId436">
        <w:r>
          <w:rPr>
            <w:color w:val="1155CC"/>
            <w:u w:val="single"/>
          </w:rPr>
          <w:t>Overlord Guild base</w:t>
        </w:r>
      </w:hyperlink>
    </w:p>
    <w:p w14:paraId="098196DA" w14:textId="77777777" w:rsidR="00926006" w:rsidRDefault="00B22BF0">
      <w:hyperlink r:id="rId437">
        <w:r>
          <w:rPr>
            <w:color w:val="1155CC"/>
            <w:u w:val="single"/>
          </w:rPr>
          <w:t>Overlord: Light Novel</w:t>
        </w:r>
      </w:hyperlink>
    </w:p>
    <w:p w14:paraId="4B84DB52" w14:textId="77777777" w:rsidR="00926006" w:rsidRDefault="00B22BF0">
      <w:hyperlink r:id="rId438" w:anchor="7EsjU0u">
        <w:r>
          <w:rPr>
            <w:color w:val="1155CC"/>
            <w:u w:val="single"/>
          </w:rPr>
          <w:t>Overwatch</w:t>
        </w:r>
      </w:hyperlink>
    </w:p>
    <w:p w14:paraId="42DEC67C" w14:textId="77777777" w:rsidR="00926006" w:rsidRDefault="00B22BF0">
      <w:pPr>
        <w:pStyle w:val="Heading2"/>
      </w:pPr>
      <w:bookmarkStart w:id="36" w:name="_vcvcrqtndstl" w:colFirst="0" w:colLast="0"/>
      <w:bookmarkEnd w:id="36"/>
      <w:r>
        <w:br w:type="page"/>
      </w:r>
    </w:p>
    <w:p w14:paraId="777159E3" w14:textId="77777777" w:rsidR="00926006" w:rsidRDefault="00B22BF0">
      <w:pPr>
        <w:pStyle w:val="Heading2"/>
      </w:pPr>
      <w:bookmarkStart w:id="37" w:name="_qh2q93mumxx7" w:colFirst="0" w:colLast="0"/>
      <w:bookmarkEnd w:id="37"/>
      <w:r>
        <w:lastRenderedPageBreak/>
        <w:t>===P===</w:t>
      </w:r>
    </w:p>
    <w:p w14:paraId="5292474F" w14:textId="77777777" w:rsidR="00926006" w:rsidRDefault="00B22BF0">
      <w:hyperlink r:id="rId439">
        <w:r>
          <w:rPr>
            <w:color w:val="1155CC"/>
            <w:u w:val="single"/>
          </w:rPr>
          <w:t>Percy Jackson</w:t>
        </w:r>
      </w:hyperlink>
    </w:p>
    <w:p w14:paraId="50C686A0" w14:textId="77777777" w:rsidR="00926006" w:rsidRDefault="00B22BF0">
      <w:hyperlink r:id="rId440">
        <w:r>
          <w:rPr>
            <w:color w:val="1155CC"/>
            <w:u w:val="single"/>
          </w:rPr>
          <w:t>Percy Jackson and the Olympians</w:t>
        </w:r>
      </w:hyperlink>
    </w:p>
    <w:p w14:paraId="6B279BAA" w14:textId="77777777" w:rsidR="00926006" w:rsidRDefault="00B22BF0">
      <w:hyperlink r:id="rId441">
        <w:r>
          <w:rPr>
            <w:color w:val="1155CC"/>
            <w:u w:val="single"/>
          </w:rPr>
          <w:t>Personal Reality Supplement</w:t>
        </w:r>
      </w:hyperlink>
    </w:p>
    <w:p w14:paraId="698BA60B" w14:textId="77777777" w:rsidR="00926006" w:rsidRDefault="00B22BF0">
      <w:hyperlink r:id="rId442">
        <w:r>
          <w:rPr>
            <w:color w:val="1155CC"/>
            <w:u w:val="single"/>
          </w:rPr>
          <w:t>Peter Pan</w:t>
        </w:r>
      </w:hyperlink>
    </w:p>
    <w:p w14:paraId="2D6DD362" w14:textId="77777777" w:rsidR="00926006" w:rsidRDefault="00B22BF0">
      <w:hyperlink r:id="rId443">
        <w:r>
          <w:rPr>
            <w:color w:val="1155CC"/>
            <w:u w:val="single"/>
          </w:rPr>
          <w:t>Phineas and Ferb</w:t>
        </w:r>
      </w:hyperlink>
    </w:p>
    <w:p w14:paraId="695312D7" w14:textId="77777777" w:rsidR="00926006" w:rsidRDefault="00B22BF0">
      <w:hyperlink r:id="rId444">
        <w:r>
          <w:rPr>
            <w:color w:val="1155CC"/>
            <w:u w:val="single"/>
          </w:rPr>
          <w:t>Plants Vs Zombies</w:t>
        </w:r>
      </w:hyperlink>
    </w:p>
    <w:p w14:paraId="3306C3CF" w14:textId="77777777" w:rsidR="00926006" w:rsidRDefault="00B22BF0">
      <w:hyperlink r:id="rId445">
        <w:r>
          <w:rPr>
            <w:color w:val="1155CC"/>
            <w:u w:val="single"/>
          </w:rPr>
          <w:t>Pocky &amp; Rocky</w:t>
        </w:r>
      </w:hyperlink>
    </w:p>
    <w:p w14:paraId="25929FC9" w14:textId="77777777" w:rsidR="00926006" w:rsidRDefault="00B22BF0">
      <w:hyperlink r:id="rId446">
        <w:r>
          <w:rPr>
            <w:color w:val="1155CC"/>
            <w:u w:val="single"/>
          </w:rPr>
          <w:t>Polity</w:t>
        </w:r>
      </w:hyperlink>
    </w:p>
    <w:p w14:paraId="0508B5B8" w14:textId="77777777" w:rsidR="00926006" w:rsidRDefault="00B22BF0">
      <w:hyperlink r:id="rId447">
        <w:r>
          <w:rPr>
            <w:color w:val="1155CC"/>
            <w:u w:val="single"/>
          </w:rPr>
          <w:t>Pokemon Sword and Shield</w:t>
        </w:r>
      </w:hyperlink>
    </w:p>
    <w:p w14:paraId="3A300333" w14:textId="77777777" w:rsidR="00926006" w:rsidRDefault="00B22BF0">
      <w:hyperlink r:id="rId448">
        <w:r>
          <w:rPr>
            <w:color w:val="1155CC"/>
            <w:u w:val="single"/>
          </w:rPr>
          <w:t>Portal</w:t>
        </w:r>
      </w:hyperlink>
    </w:p>
    <w:p w14:paraId="5EF78D92" w14:textId="77777777" w:rsidR="00926006" w:rsidRDefault="00B22BF0">
      <w:hyperlink r:id="rId449">
        <w:r>
          <w:rPr>
            <w:color w:val="1155CC"/>
            <w:u w:val="single"/>
          </w:rPr>
          <w:t>PREY</w:t>
        </w:r>
      </w:hyperlink>
    </w:p>
    <w:p w14:paraId="59FF1645" w14:textId="77777777" w:rsidR="00926006" w:rsidRDefault="00B22BF0">
      <w:hyperlink r:id="rId450">
        <w:r>
          <w:rPr>
            <w:color w:val="1155CC"/>
            <w:u w:val="single"/>
          </w:rPr>
          <w:t>A Practical Guide to Evil</w:t>
        </w:r>
      </w:hyperlink>
    </w:p>
    <w:p w14:paraId="2A06350D" w14:textId="77777777" w:rsidR="00926006" w:rsidRDefault="00B22BF0">
      <w:hyperlink r:id="rId451">
        <w:r>
          <w:rPr>
            <w:color w:val="1155CC"/>
            <w:u w:val="single"/>
          </w:rPr>
          <w:t>Project Arms</w:t>
        </w:r>
      </w:hyperlink>
    </w:p>
    <w:p w14:paraId="4B2E0159" w14:textId="77777777" w:rsidR="00926006" w:rsidRDefault="00B22BF0">
      <w:hyperlink r:id="rId452">
        <w:r>
          <w:rPr>
            <w:color w:val="1155CC"/>
            <w:u w:val="single"/>
          </w:rPr>
          <w:t>Prototype</w:t>
        </w:r>
      </w:hyperlink>
    </w:p>
    <w:p w14:paraId="3EF69411" w14:textId="77777777" w:rsidR="00926006" w:rsidRDefault="00926006"/>
    <w:p w14:paraId="149B16C3" w14:textId="77777777" w:rsidR="00926006" w:rsidRDefault="00B22BF0">
      <w:pPr>
        <w:pStyle w:val="Heading2"/>
      </w:pPr>
      <w:bookmarkStart w:id="38" w:name="_h5o3oci4ubx0" w:colFirst="0" w:colLast="0"/>
      <w:bookmarkEnd w:id="38"/>
      <w:r>
        <w:br w:type="page"/>
      </w:r>
    </w:p>
    <w:p w14:paraId="1CC4EE5D" w14:textId="77777777" w:rsidR="00926006" w:rsidRDefault="00B22BF0">
      <w:pPr>
        <w:pStyle w:val="Heading2"/>
        <w:rPr>
          <w:del w:id="39" w:author="acrontempus" w:date="2020-12-22T20:32:00Z"/>
        </w:rPr>
      </w:pPr>
      <w:r>
        <w:lastRenderedPageBreak/>
        <w:t>===Q===</w:t>
      </w:r>
      <w:bookmarkStart w:id="40" w:name="_ldv5npw7fc7a" w:colFirst="0" w:colLast="0"/>
      <w:bookmarkEnd w:id="40"/>
    </w:p>
    <w:p w14:paraId="49F9301D" w14:textId="77777777" w:rsidR="00926006" w:rsidRDefault="00926006" w:rsidP="00926006">
      <w:pPr>
        <w:pStyle w:val="Heading2"/>
        <w:pPrChange w:id="41" w:author="acrontempus" w:date="2020-12-22T20:32:00Z">
          <w:pPr/>
        </w:pPrChange>
      </w:pPr>
    </w:p>
    <w:p w14:paraId="77B7A990" w14:textId="77777777" w:rsidR="00926006" w:rsidRDefault="00B22BF0">
      <w:pPr>
        <w:pStyle w:val="Heading2"/>
      </w:pPr>
      <w:bookmarkStart w:id="42" w:name="_dzy1zqx6pg6v" w:colFirst="0" w:colLast="0"/>
      <w:bookmarkEnd w:id="42"/>
      <w:r>
        <w:br w:type="page"/>
      </w:r>
    </w:p>
    <w:p w14:paraId="5BF10221" w14:textId="77777777" w:rsidR="00926006" w:rsidRDefault="00B22BF0">
      <w:pPr>
        <w:pStyle w:val="Heading2"/>
      </w:pPr>
      <w:bookmarkStart w:id="43" w:name="_30l1qa18xqwj" w:colFirst="0" w:colLast="0"/>
      <w:bookmarkEnd w:id="43"/>
      <w:r>
        <w:lastRenderedPageBreak/>
        <w:t>===R===</w:t>
      </w:r>
    </w:p>
    <w:p w14:paraId="47EB9FE7" w14:textId="77777777" w:rsidR="00926006" w:rsidRDefault="00B22BF0">
      <w:hyperlink r:id="rId453">
        <w:r>
          <w:rPr>
            <w:color w:val="1155CC"/>
            <w:u w:val="single"/>
          </w:rPr>
          <w:t>Ragnarok Online</w:t>
        </w:r>
      </w:hyperlink>
    </w:p>
    <w:p w14:paraId="35623AAF" w14:textId="77777777" w:rsidR="00926006" w:rsidRDefault="00B22BF0">
      <w:hyperlink r:id="rId454">
        <w:r>
          <w:rPr>
            <w:color w:val="1155CC"/>
            <w:u w:val="single"/>
          </w:rPr>
          <w:t>Ratchet &amp; Clank</w:t>
        </w:r>
      </w:hyperlink>
    </w:p>
    <w:p w14:paraId="14721648" w14:textId="77777777" w:rsidR="00926006" w:rsidRDefault="00B22BF0">
      <w:hyperlink r:id="rId455">
        <w:r>
          <w:rPr>
            <w:color w:val="1155CC"/>
            <w:u w:val="single"/>
          </w:rPr>
          <w:t>Ravenwood</w:t>
        </w:r>
      </w:hyperlink>
    </w:p>
    <w:p w14:paraId="77CD7F4D" w14:textId="77777777" w:rsidR="00926006" w:rsidRDefault="00B22BF0">
      <w:hyperlink r:id="rId456">
        <w:r>
          <w:rPr>
            <w:color w:val="1155CC"/>
            <w:u w:val="single"/>
          </w:rPr>
          <w:t>Reaper Hunter</w:t>
        </w:r>
      </w:hyperlink>
    </w:p>
    <w:p w14:paraId="2199A130" w14:textId="77777777" w:rsidR="00926006" w:rsidRDefault="00B22BF0">
      <w:hyperlink r:id="rId457">
        <w:r>
          <w:rPr>
            <w:color w:val="1155CC"/>
            <w:u w:val="single"/>
          </w:rPr>
          <w:t>Recettear</w:t>
        </w:r>
      </w:hyperlink>
    </w:p>
    <w:p w14:paraId="1DC97DCA" w14:textId="77777777" w:rsidR="00926006" w:rsidRDefault="00B22BF0">
      <w:hyperlink r:id="rId458">
        <w:r>
          <w:rPr>
            <w:color w:val="1155CC"/>
            <w:u w:val="single"/>
          </w:rPr>
          <w:t>Red Alert 3</w:t>
        </w:r>
      </w:hyperlink>
    </w:p>
    <w:p w14:paraId="55EB6F92" w14:textId="77777777" w:rsidR="00926006" w:rsidRDefault="00B22BF0">
      <w:hyperlink r:id="rId459">
        <w:r>
          <w:rPr>
            <w:color w:val="1155CC"/>
            <w:u w:val="single"/>
          </w:rPr>
          <w:t>Red Dwarf</w:t>
        </w:r>
      </w:hyperlink>
    </w:p>
    <w:p w14:paraId="44240EED" w14:textId="77777777" w:rsidR="00926006" w:rsidRDefault="00B22BF0">
      <w:hyperlink r:id="rId460">
        <w:r>
          <w:rPr>
            <w:color w:val="1155CC"/>
            <w:u w:val="single"/>
          </w:rPr>
          <w:t>Red Faction</w:t>
        </w:r>
      </w:hyperlink>
    </w:p>
    <w:p w14:paraId="365D809A" w14:textId="77777777" w:rsidR="00926006" w:rsidRDefault="00B22BF0">
      <w:hyperlink r:id="rId461">
        <w:r>
          <w:rPr>
            <w:color w:val="1155CC"/>
            <w:u w:val="single"/>
          </w:rPr>
          <w:t>Renegade Immortal</w:t>
        </w:r>
      </w:hyperlink>
    </w:p>
    <w:p w14:paraId="3C1B5A01" w14:textId="77777777" w:rsidR="00926006" w:rsidRDefault="00B22BF0">
      <w:hyperlink r:id="rId462">
        <w:r>
          <w:rPr>
            <w:color w:val="1155CC"/>
            <w:u w:val="single"/>
          </w:rPr>
          <w:t>Resident Evil</w:t>
        </w:r>
      </w:hyperlink>
    </w:p>
    <w:p w14:paraId="0058ABD6" w14:textId="77777777" w:rsidR="00926006" w:rsidRDefault="00B22BF0">
      <w:hyperlink r:id="rId463">
        <w:r>
          <w:rPr>
            <w:color w:val="1155CC"/>
            <w:u w:val="single"/>
          </w:rPr>
          <w:t>Revelation space</w:t>
        </w:r>
      </w:hyperlink>
    </w:p>
    <w:p w14:paraId="64C4F18E" w14:textId="77777777" w:rsidR="00926006" w:rsidRDefault="00B22BF0">
      <w:hyperlink r:id="rId464">
        <w:r>
          <w:rPr>
            <w:color w:val="1155CC"/>
            <w:u w:val="single"/>
          </w:rPr>
          <w:t>Rick and Morty</w:t>
        </w:r>
      </w:hyperlink>
    </w:p>
    <w:p w14:paraId="7273B2FF" w14:textId="77777777" w:rsidR="00926006" w:rsidRDefault="00B22BF0">
      <w:hyperlink r:id="rId465">
        <w:r>
          <w:rPr>
            <w:color w:val="1155CC"/>
            <w:u w:val="single"/>
          </w:rPr>
          <w:t>Rick and Morty SB</w:t>
        </w:r>
      </w:hyperlink>
    </w:p>
    <w:p w14:paraId="5BA6C3C4" w14:textId="77777777" w:rsidR="00926006" w:rsidRDefault="00B22BF0">
      <w:hyperlink r:id="rId466">
        <w:r>
          <w:rPr>
            <w:color w:val="1155CC"/>
            <w:u w:val="single"/>
          </w:rPr>
          <w:t>Rimworld</w:t>
        </w:r>
      </w:hyperlink>
    </w:p>
    <w:p w14:paraId="27B11C08" w14:textId="77777777" w:rsidR="00926006" w:rsidRDefault="00B22BF0">
      <w:hyperlink r:id="rId467">
        <w:r>
          <w:rPr>
            <w:color w:val="1155CC"/>
            <w:u w:val="single"/>
          </w:rPr>
          <w:t>Ring of Red</w:t>
        </w:r>
      </w:hyperlink>
    </w:p>
    <w:p w14:paraId="508D32FA" w14:textId="77777777" w:rsidR="00926006" w:rsidRDefault="00B22BF0">
      <w:hyperlink r:id="rId468">
        <w:r>
          <w:rPr>
            <w:color w:val="1155CC"/>
            <w:u w:val="single"/>
          </w:rPr>
          <w:t>Robot Unicorn Attack</w:t>
        </w:r>
      </w:hyperlink>
    </w:p>
    <w:p w14:paraId="53E97304" w14:textId="77777777" w:rsidR="00926006" w:rsidRDefault="00B22BF0">
      <w:hyperlink r:id="rId469">
        <w:r>
          <w:rPr>
            <w:color w:val="1155CC"/>
            <w:u w:val="single"/>
          </w:rPr>
          <w:t>RWBY</w:t>
        </w:r>
      </w:hyperlink>
    </w:p>
    <w:p w14:paraId="3DEE4442" w14:textId="77777777" w:rsidR="00926006" w:rsidRDefault="00926006"/>
    <w:p w14:paraId="78BD6FB7" w14:textId="77777777" w:rsidR="00926006" w:rsidRDefault="00B22BF0">
      <w:pPr>
        <w:pStyle w:val="Heading2"/>
      </w:pPr>
      <w:bookmarkStart w:id="44" w:name="_85fge2pyk878" w:colFirst="0" w:colLast="0"/>
      <w:bookmarkEnd w:id="44"/>
      <w:r>
        <w:br w:type="page"/>
      </w:r>
    </w:p>
    <w:p w14:paraId="1673B439" w14:textId="77777777" w:rsidR="00926006" w:rsidRDefault="00B22BF0">
      <w:pPr>
        <w:pStyle w:val="Heading2"/>
      </w:pPr>
      <w:bookmarkStart w:id="45" w:name="_q9tyzysumslh" w:colFirst="0" w:colLast="0"/>
      <w:bookmarkEnd w:id="45"/>
      <w:r>
        <w:lastRenderedPageBreak/>
        <w:t>===S===</w:t>
      </w:r>
    </w:p>
    <w:p w14:paraId="6FD5A22E" w14:textId="77777777" w:rsidR="00926006" w:rsidRDefault="00B22BF0">
      <w:hyperlink r:id="rId470">
        <w:r>
          <w:rPr>
            <w:color w:val="1155CC"/>
            <w:u w:val="single"/>
          </w:rPr>
          <w:t>Sabaton</w:t>
        </w:r>
      </w:hyperlink>
    </w:p>
    <w:p w14:paraId="71BBB6BE" w14:textId="77777777" w:rsidR="00926006" w:rsidRDefault="00B22BF0">
      <w:hyperlink r:id="rId471">
        <w:r>
          <w:rPr>
            <w:color w:val="1155CC"/>
            <w:u w:val="single"/>
          </w:rPr>
          <w:t>Samurai Jack</w:t>
        </w:r>
      </w:hyperlink>
    </w:p>
    <w:p w14:paraId="495E96ED" w14:textId="77777777" w:rsidR="00926006" w:rsidRDefault="00B22BF0">
      <w:hyperlink r:id="rId472">
        <w:r>
          <w:rPr>
            <w:color w:val="1155CC"/>
            <w:u w:val="single"/>
          </w:rPr>
          <w:t>SAO Abridged</w:t>
        </w:r>
      </w:hyperlink>
    </w:p>
    <w:p w14:paraId="4CD0DE55" w14:textId="77777777" w:rsidR="00926006" w:rsidRDefault="00B22BF0">
      <w:hyperlink r:id="rId473">
        <w:r>
          <w:rPr>
            <w:color w:val="1155CC"/>
            <w:u w:val="single"/>
          </w:rPr>
          <w:t>Satisfactory-factorio Gauntlet</w:t>
        </w:r>
      </w:hyperlink>
    </w:p>
    <w:p w14:paraId="03EE53BA" w14:textId="77777777" w:rsidR="00926006" w:rsidRDefault="00B22BF0">
      <w:hyperlink r:id="rId474">
        <w:r>
          <w:rPr>
            <w:color w:val="1155CC"/>
            <w:u w:val="single"/>
          </w:rPr>
          <w:t>SB Dragonball Z</w:t>
        </w:r>
      </w:hyperlink>
    </w:p>
    <w:p w14:paraId="690EA8CF" w14:textId="77777777" w:rsidR="00926006" w:rsidRDefault="00B22BF0">
      <w:hyperlink r:id="rId475">
        <w:r>
          <w:rPr>
            <w:color w:val="1155CC"/>
            <w:u w:val="single"/>
          </w:rPr>
          <w:t>SBURB</w:t>
        </w:r>
      </w:hyperlink>
    </w:p>
    <w:p w14:paraId="726F0DC6" w14:textId="77777777" w:rsidR="00926006" w:rsidRDefault="00B22BF0">
      <w:hyperlink r:id="rId476">
        <w:r>
          <w:rPr>
            <w:color w:val="1155CC"/>
            <w:u w:val="single"/>
          </w:rPr>
          <w:t>Schlock Mercenary Rebuild</w:t>
        </w:r>
      </w:hyperlink>
    </w:p>
    <w:p w14:paraId="29705972" w14:textId="77777777" w:rsidR="00926006" w:rsidRDefault="00B22BF0">
      <w:hyperlink r:id="rId477">
        <w:r>
          <w:rPr>
            <w:color w:val="1155CC"/>
            <w:u w:val="single"/>
          </w:rPr>
          <w:t>Scooby Gamers</w:t>
        </w:r>
      </w:hyperlink>
    </w:p>
    <w:p w14:paraId="56242F46" w14:textId="77777777" w:rsidR="00926006" w:rsidRDefault="00B22BF0">
      <w:hyperlink r:id="rId478">
        <w:r>
          <w:rPr>
            <w:color w:val="1155CC"/>
            <w:u w:val="single"/>
          </w:rPr>
          <w:t>SCP foundation</w:t>
        </w:r>
      </w:hyperlink>
    </w:p>
    <w:p w14:paraId="4536677F" w14:textId="77777777" w:rsidR="00926006" w:rsidRDefault="00B22BF0">
      <w:hyperlink r:id="rId479">
        <w:r>
          <w:rPr>
            <w:color w:val="1155CC"/>
            <w:u w:val="single"/>
          </w:rPr>
          <w:t>Secrets of Evermore</w:t>
        </w:r>
      </w:hyperlink>
    </w:p>
    <w:p w14:paraId="532D4F86" w14:textId="77777777" w:rsidR="00926006" w:rsidRDefault="00B22BF0">
      <w:hyperlink r:id="rId480">
        <w:r>
          <w:rPr>
            <w:color w:val="1155CC"/>
            <w:u w:val="single"/>
          </w:rPr>
          <w:t>Sekirei</w:t>
        </w:r>
      </w:hyperlink>
    </w:p>
    <w:p w14:paraId="0C50A019" w14:textId="77777777" w:rsidR="00926006" w:rsidRDefault="00B22BF0">
      <w:hyperlink r:id="rId481">
        <w:r>
          <w:rPr>
            <w:color w:val="1155CC"/>
            <w:u w:val="single"/>
          </w:rPr>
          <w:t>Senki Zesshou Symphogear</w:t>
        </w:r>
      </w:hyperlink>
    </w:p>
    <w:p w14:paraId="0C1A9F73" w14:textId="77777777" w:rsidR="00926006" w:rsidRDefault="00B22BF0">
      <w:r>
        <w:t>Shivers</w:t>
      </w:r>
    </w:p>
    <w:p w14:paraId="7463B360" w14:textId="77777777" w:rsidR="00926006" w:rsidRDefault="00B22BF0">
      <w:r>
        <w:t>Silmarillion</w:t>
      </w:r>
    </w:p>
    <w:p w14:paraId="2FE55759" w14:textId="77777777" w:rsidR="00926006" w:rsidRDefault="00B22BF0">
      <w:hyperlink r:id="rId482">
        <w:r>
          <w:rPr>
            <w:color w:val="1155CC"/>
            <w:u w:val="single"/>
          </w:rPr>
          <w:t>SIMANT</w:t>
        </w:r>
      </w:hyperlink>
    </w:p>
    <w:p w14:paraId="0C54B359" w14:textId="77777777" w:rsidR="00926006" w:rsidRDefault="00B22BF0">
      <w:hyperlink r:id="rId483">
        <w:r>
          <w:rPr>
            <w:color w:val="1155CC"/>
            <w:u w:val="single"/>
          </w:rPr>
          <w:t>Skies of Arcadia</w:t>
        </w:r>
      </w:hyperlink>
    </w:p>
    <w:p w14:paraId="287111C9" w14:textId="77777777" w:rsidR="00926006" w:rsidRDefault="00B22BF0">
      <w:hyperlink r:id="rId484">
        <w:r>
          <w:rPr>
            <w:color w:val="1155CC"/>
            <w:u w:val="single"/>
          </w:rPr>
          <w:t>Skulduggery Pleasant</w:t>
        </w:r>
      </w:hyperlink>
    </w:p>
    <w:p w14:paraId="14C40531" w14:textId="77777777" w:rsidR="00926006" w:rsidRDefault="00B22BF0">
      <w:hyperlink r:id="rId485">
        <w:r>
          <w:rPr>
            <w:color w:val="1155CC"/>
            <w:u w:val="single"/>
          </w:rPr>
          <w:t>Skulduggery Pleasant v1.05</w:t>
        </w:r>
      </w:hyperlink>
    </w:p>
    <w:p w14:paraId="3F07F2FB" w14:textId="77777777" w:rsidR="00926006" w:rsidRDefault="00B22BF0">
      <w:hyperlink r:id="rId486">
        <w:r>
          <w:rPr>
            <w:color w:val="1155CC"/>
            <w:u w:val="single"/>
          </w:rPr>
          <w:t xml:space="preserve">Small Soldiers </w:t>
        </w:r>
      </w:hyperlink>
    </w:p>
    <w:p w14:paraId="2F015A48" w14:textId="77777777" w:rsidR="00926006" w:rsidRDefault="00B22BF0">
      <w:hyperlink r:id="rId487">
        <w:r>
          <w:rPr>
            <w:color w:val="1155CC"/>
            <w:u w:val="single"/>
          </w:rPr>
          <w:t>Smash Up</w:t>
        </w:r>
      </w:hyperlink>
    </w:p>
    <w:p w14:paraId="61F1407D" w14:textId="77777777" w:rsidR="00926006" w:rsidRDefault="00B22BF0">
      <w:hyperlink r:id="rId488">
        <w:r>
          <w:rPr>
            <w:color w:val="1155CC"/>
            <w:u w:val="single"/>
          </w:rPr>
          <w:t>Smash Up Big in Japan</w:t>
        </w:r>
      </w:hyperlink>
    </w:p>
    <w:p w14:paraId="7F43EE6C" w14:textId="77777777" w:rsidR="00926006" w:rsidRDefault="00B22BF0">
      <w:hyperlink r:id="rId489">
        <w:r>
          <w:rPr>
            <w:color w:val="1155CC"/>
            <w:u w:val="single"/>
          </w:rPr>
          <w:t>Smash Up Obligatory Cthulhu Supplement</w:t>
        </w:r>
      </w:hyperlink>
    </w:p>
    <w:p w14:paraId="6C1E9E77" w14:textId="77777777" w:rsidR="00926006" w:rsidRDefault="00B22BF0">
      <w:hyperlink r:id="rId490">
        <w:r>
          <w:rPr>
            <w:color w:val="1155CC"/>
            <w:u w:val="single"/>
          </w:rPr>
          <w:t>Solo Leveling</w:t>
        </w:r>
      </w:hyperlink>
      <w:r>
        <w:t xml:space="preserve"> </w:t>
      </w:r>
    </w:p>
    <w:p w14:paraId="6DB23789" w14:textId="77777777" w:rsidR="00926006" w:rsidRDefault="00B22BF0">
      <w:hyperlink r:id="rId491">
        <w:r>
          <w:rPr>
            <w:color w:val="1155CC"/>
            <w:u w:val="single"/>
          </w:rPr>
          <w:t>Sonic the Hedgehog</w:t>
        </w:r>
      </w:hyperlink>
    </w:p>
    <w:p w14:paraId="690969CB" w14:textId="77777777" w:rsidR="00926006" w:rsidRDefault="00B22BF0">
      <w:hyperlink r:id="rId492">
        <w:r>
          <w:rPr>
            <w:color w:val="1155CC"/>
            <w:u w:val="single"/>
          </w:rPr>
          <w:t>Soul Calibur</w:t>
        </w:r>
      </w:hyperlink>
    </w:p>
    <w:p w14:paraId="292C87A9" w14:textId="77777777" w:rsidR="00926006" w:rsidRDefault="00B22BF0">
      <w:r>
        <w:t>Sorcerer’s Apprentice</w:t>
      </w:r>
    </w:p>
    <w:p w14:paraId="2C5D1BFD" w14:textId="77777777" w:rsidR="00926006" w:rsidRDefault="00B22BF0">
      <w:r>
        <w:t>Spider-Man PS4</w:t>
      </w:r>
    </w:p>
    <w:p w14:paraId="0B07783A" w14:textId="77777777" w:rsidR="00926006" w:rsidRDefault="00B22BF0">
      <w:r>
        <w:t>Spiral Knights</w:t>
      </w:r>
    </w:p>
    <w:p w14:paraId="389C0F34" w14:textId="77777777" w:rsidR="00926006" w:rsidRDefault="00B22BF0">
      <w:hyperlink r:id="rId493">
        <w:r>
          <w:rPr>
            <w:color w:val="1155CC"/>
            <w:u w:val="single"/>
          </w:rPr>
          <w:t>Splatoon</w:t>
        </w:r>
      </w:hyperlink>
    </w:p>
    <w:p w14:paraId="56001854" w14:textId="77777777" w:rsidR="00926006" w:rsidRDefault="00B22BF0">
      <w:hyperlink r:id="rId494">
        <w:r>
          <w:rPr>
            <w:color w:val="1155CC"/>
            <w:u w:val="single"/>
          </w:rPr>
          <w:t>Squirrel and Hedgehog</w:t>
        </w:r>
      </w:hyperlink>
    </w:p>
    <w:p w14:paraId="5CB23192" w14:textId="77777777" w:rsidR="00926006" w:rsidRDefault="00B22BF0">
      <w:hyperlink r:id="rId495">
        <w:r>
          <w:rPr>
            <w:color w:val="1155CC"/>
            <w:u w:val="single"/>
          </w:rPr>
          <w:t>STALKER</w:t>
        </w:r>
      </w:hyperlink>
    </w:p>
    <w:p w14:paraId="3B248CD3" w14:textId="77777777" w:rsidR="00926006" w:rsidRDefault="00B22BF0">
      <w:hyperlink r:id="rId496">
        <w:r>
          <w:rPr>
            <w:color w:val="1155CC"/>
            <w:u w:val="single"/>
          </w:rPr>
          <w:t>Starbound</w:t>
        </w:r>
      </w:hyperlink>
    </w:p>
    <w:p w14:paraId="043B4BE1" w14:textId="77777777" w:rsidR="00926006" w:rsidRDefault="00B22BF0">
      <w:r>
        <w:t>Starcraft</w:t>
      </w:r>
    </w:p>
    <w:p w14:paraId="71DAA651" w14:textId="77777777" w:rsidR="00926006" w:rsidRDefault="00B22BF0">
      <w:r>
        <w:t>Starcraft - The Protoss</w:t>
      </w:r>
    </w:p>
    <w:p w14:paraId="6C2B5860" w14:textId="77777777" w:rsidR="00926006" w:rsidRDefault="00B22BF0">
      <w:r>
        <w:t>Starcraft - The Terrans</w:t>
      </w:r>
    </w:p>
    <w:p w14:paraId="55EA4AE4" w14:textId="77777777" w:rsidR="00926006" w:rsidRDefault="00B22BF0">
      <w:r>
        <w:t>Starcraft - Ther Zerg</w:t>
      </w:r>
    </w:p>
    <w:p w14:paraId="1847FBF3" w14:textId="77777777" w:rsidR="00926006" w:rsidRDefault="00B22BF0">
      <w:r>
        <w:t>Starcraft II - Co-Op Missions</w:t>
      </w:r>
    </w:p>
    <w:p w14:paraId="1C995B11" w14:textId="77777777" w:rsidR="00926006" w:rsidRDefault="00B22BF0">
      <w:r>
        <w:t>Starcraft II - Nova Covert Ops</w:t>
      </w:r>
    </w:p>
    <w:p w14:paraId="42476116" w14:textId="77777777" w:rsidR="00926006" w:rsidRDefault="00B22BF0">
      <w:hyperlink r:id="rId497">
        <w:r>
          <w:rPr>
            <w:color w:val="1155CC"/>
            <w:u w:val="single"/>
          </w:rPr>
          <w:t>Stargate Atlantis</w:t>
        </w:r>
      </w:hyperlink>
    </w:p>
    <w:p w14:paraId="47644E87" w14:textId="77777777" w:rsidR="00926006" w:rsidRDefault="00B22BF0">
      <w:r>
        <w:t>Stargate SG-1</w:t>
      </w:r>
    </w:p>
    <w:p w14:paraId="6E255A18" w14:textId="77777777" w:rsidR="00926006" w:rsidRDefault="00B22BF0">
      <w:r>
        <w:t>Starsector</w:t>
      </w:r>
    </w:p>
    <w:p w14:paraId="29FE4EBE" w14:textId="77777777" w:rsidR="00926006" w:rsidRDefault="00B22BF0">
      <w:r>
        <w:t>Star Trek: TNG</w:t>
      </w:r>
    </w:p>
    <w:p w14:paraId="1C1FAAF7" w14:textId="77777777" w:rsidR="00926006" w:rsidRDefault="00B22BF0">
      <w:hyperlink r:id="rId498">
        <w:r>
          <w:rPr>
            <w:color w:val="1155CC"/>
            <w:u w:val="single"/>
          </w:rPr>
          <w:t>Star Wars Clone Wars</w:t>
        </w:r>
      </w:hyperlink>
    </w:p>
    <w:p w14:paraId="05EE7457" w14:textId="77777777" w:rsidR="00926006" w:rsidRDefault="00B22BF0">
      <w:hyperlink r:id="rId499">
        <w:r>
          <w:rPr>
            <w:color w:val="1155CC"/>
            <w:u w:val="single"/>
          </w:rPr>
          <w:t>Star Wars - Darth Bane Trilogy</w:t>
        </w:r>
      </w:hyperlink>
    </w:p>
    <w:p w14:paraId="27F1E055" w14:textId="77777777" w:rsidR="00926006" w:rsidRDefault="00B22BF0">
      <w:hyperlink r:id="rId500">
        <w:r>
          <w:rPr>
            <w:color w:val="1155CC"/>
            <w:u w:val="single"/>
          </w:rPr>
          <w:t>Star Wars The Old Republic</w:t>
        </w:r>
      </w:hyperlink>
    </w:p>
    <w:p w14:paraId="0537F599" w14:textId="77777777" w:rsidR="00926006" w:rsidRDefault="00B22BF0">
      <w:pPr>
        <w:rPr>
          <w:color w:val="1155CC"/>
          <w:u w:val="single"/>
        </w:rPr>
      </w:pPr>
      <w:hyperlink r:id="rId501">
        <w:r>
          <w:rPr>
            <w:color w:val="1155CC"/>
            <w:u w:val="single"/>
          </w:rPr>
          <w:t>Star Wars KotOR</w:t>
        </w:r>
      </w:hyperlink>
    </w:p>
    <w:p w14:paraId="4ED5A474" w14:textId="77777777" w:rsidR="00926006" w:rsidRPr="00926006" w:rsidRDefault="00B22BF0">
      <w:pPr>
        <w:rPr>
          <w:color w:val="1155CC"/>
          <w:rPrChange w:id="46" w:author="Anonymous" w:date="2022-03-02T20:34:00Z">
            <w:rPr>
              <w:color w:val="1155CC"/>
              <w:u w:val="single"/>
            </w:rPr>
          </w:rPrChange>
        </w:rPr>
      </w:pPr>
      <w:r>
        <w:rPr>
          <w:color w:val="1155CC"/>
          <w:rPrChange w:id="47" w:author="Anonymous" w:date="2022-03-02T20:34:00Z">
            <w:rPr>
              <w:color w:val="1155CC"/>
              <w:u w:val="single"/>
            </w:rPr>
          </w:rPrChange>
        </w:rPr>
        <w:t>Stellaris</w:t>
      </w:r>
    </w:p>
    <w:p w14:paraId="7512E6FB" w14:textId="77777777" w:rsidR="00926006" w:rsidRDefault="00B22BF0">
      <w:hyperlink r:id="rId502">
        <w:r>
          <w:rPr>
            <w:color w:val="1155CC"/>
            <w:u w:val="single"/>
          </w:rPr>
          <w:t>Storm Hawks</w:t>
        </w:r>
      </w:hyperlink>
    </w:p>
    <w:p w14:paraId="71341A26" w14:textId="77777777" w:rsidR="00926006" w:rsidRDefault="00B22BF0">
      <w:hyperlink r:id="rId503">
        <w:r>
          <w:rPr>
            <w:color w:val="1155CC"/>
            <w:u w:val="single"/>
          </w:rPr>
          <w:t>Strike Witches</w:t>
        </w:r>
      </w:hyperlink>
    </w:p>
    <w:p w14:paraId="76DC2474" w14:textId="77777777" w:rsidR="00926006" w:rsidRDefault="00B22BF0">
      <w:hyperlink r:id="rId504">
        <w:r>
          <w:rPr>
            <w:color w:val="1155CC"/>
            <w:u w:val="single"/>
          </w:rPr>
          <w:t>Summon Night_Swordcraft</w:t>
        </w:r>
        <w:r>
          <w:rPr>
            <w:color w:val="1155CC"/>
            <w:u w:val="single"/>
          </w:rPr>
          <w:t xml:space="preserve"> story</w:t>
        </w:r>
      </w:hyperlink>
    </w:p>
    <w:p w14:paraId="766F71B2" w14:textId="77777777" w:rsidR="00926006" w:rsidRDefault="00B22BF0">
      <w:hyperlink r:id="rId505">
        <w:r>
          <w:rPr>
            <w:color w:val="1155CC"/>
            <w:u w:val="single"/>
          </w:rPr>
          <w:t>Subnautica</w:t>
        </w:r>
      </w:hyperlink>
    </w:p>
    <w:p w14:paraId="2C69A7BC" w14:textId="77777777" w:rsidR="00926006" w:rsidRDefault="00B22BF0">
      <w:hyperlink r:id="rId506">
        <w:r>
          <w:rPr>
            <w:color w:val="1155CC"/>
            <w:u w:val="single"/>
          </w:rPr>
          <w:t>Sunrider</w:t>
        </w:r>
      </w:hyperlink>
    </w:p>
    <w:p w14:paraId="6C54AAB1" w14:textId="77777777" w:rsidR="00926006" w:rsidRDefault="00B22BF0">
      <w:r>
        <w:t>Super Mario RPG</w:t>
      </w:r>
    </w:p>
    <w:p w14:paraId="07252883" w14:textId="77777777" w:rsidR="00926006" w:rsidRDefault="00B22BF0">
      <w:hyperlink r:id="rId507">
        <w:r>
          <w:rPr>
            <w:color w:val="1155CC"/>
            <w:u w:val="single"/>
          </w:rPr>
          <w:t>Super Robot Wars OG</w:t>
        </w:r>
      </w:hyperlink>
    </w:p>
    <w:p w14:paraId="378FE5C2" w14:textId="77777777" w:rsidR="00926006" w:rsidRDefault="00B22BF0">
      <w:hyperlink r:id="rId508">
        <w:r>
          <w:rPr>
            <w:color w:val="1155CC"/>
            <w:u w:val="single"/>
          </w:rPr>
          <w:t>Supergod</w:t>
        </w:r>
      </w:hyperlink>
    </w:p>
    <w:p w14:paraId="266E17D9" w14:textId="77777777" w:rsidR="00926006" w:rsidRDefault="00B22BF0">
      <w:r>
        <w:t>Superman</w:t>
      </w:r>
    </w:p>
    <w:p w14:paraId="6895A789" w14:textId="77777777" w:rsidR="00926006" w:rsidRDefault="00B22BF0">
      <w:r>
        <w:t>Superman the Animated Series</w:t>
      </w:r>
    </w:p>
    <w:p w14:paraId="50492C74" w14:textId="77777777" w:rsidR="00926006" w:rsidRDefault="00B22BF0">
      <w:hyperlink r:id="rId509">
        <w:r>
          <w:rPr>
            <w:color w:val="1155CC"/>
            <w:u w:val="single"/>
          </w:rPr>
          <w:t>Swat Kats</w:t>
        </w:r>
      </w:hyperlink>
    </w:p>
    <w:p w14:paraId="223B3762" w14:textId="77777777" w:rsidR="00926006" w:rsidRDefault="00B22BF0">
      <w:hyperlink r:id="rId510">
        <w:r>
          <w:rPr>
            <w:color w:val="1155CC"/>
            <w:u w:val="single"/>
          </w:rPr>
          <w:t>Sword and Sorcery</w:t>
        </w:r>
      </w:hyperlink>
    </w:p>
    <w:p w14:paraId="54C86AE4" w14:textId="77777777" w:rsidR="00926006" w:rsidRDefault="00B22BF0">
      <w:r>
        <w:t>Sword Art Online SB</w:t>
      </w:r>
    </w:p>
    <w:p w14:paraId="27B980D3" w14:textId="77777777" w:rsidR="00926006" w:rsidRDefault="00926006"/>
    <w:p w14:paraId="128FE9E2" w14:textId="77777777" w:rsidR="00926006" w:rsidRDefault="00B22BF0">
      <w:pPr>
        <w:pStyle w:val="Heading2"/>
      </w:pPr>
      <w:bookmarkStart w:id="48" w:name="_gj3ta5jzqse4" w:colFirst="0" w:colLast="0"/>
      <w:bookmarkEnd w:id="48"/>
      <w:r>
        <w:br w:type="page"/>
      </w:r>
    </w:p>
    <w:p w14:paraId="360C44AA" w14:textId="77777777" w:rsidR="00926006" w:rsidRDefault="00B22BF0">
      <w:pPr>
        <w:pStyle w:val="Heading2"/>
      </w:pPr>
      <w:bookmarkStart w:id="49" w:name="_yt53qihu9a2m" w:colFirst="0" w:colLast="0"/>
      <w:bookmarkEnd w:id="49"/>
      <w:r>
        <w:lastRenderedPageBreak/>
        <w:t>===T===</w:t>
      </w:r>
    </w:p>
    <w:p w14:paraId="0FB30521" w14:textId="77777777" w:rsidR="00926006" w:rsidRDefault="00B22BF0">
      <w:hyperlink r:id="rId511">
        <w:r>
          <w:rPr>
            <w:color w:val="1155CC"/>
            <w:u w:val="single"/>
          </w:rPr>
          <w:t>Tales of Symphonia</w:t>
        </w:r>
      </w:hyperlink>
    </w:p>
    <w:p w14:paraId="61D86E85" w14:textId="77777777" w:rsidR="00926006" w:rsidRDefault="00B22BF0">
      <w:hyperlink r:id="rId512">
        <w:r>
          <w:rPr>
            <w:color w:val="1155CC"/>
            <w:u w:val="single"/>
          </w:rPr>
          <w:t>Talisman Emperor - Mortal Dimension</w:t>
        </w:r>
      </w:hyperlink>
    </w:p>
    <w:p w14:paraId="4714D29C" w14:textId="77777777" w:rsidR="00926006" w:rsidRDefault="00B22BF0">
      <w:hyperlink r:id="rId513">
        <w:r>
          <w:rPr>
            <w:color w:val="1155CC"/>
            <w:u w:val="single"/>
          </w:rPr>
          <w:t>Teen Titans</w:t>
        </w:r>
      </w:hyperlink>
    </w:p>
    <w:p w14:paraId="04E092E7" w14:textId="77777777" w:rsidR="00926006" w:rsidRDefault="00B22BF0">
      <w:hyperlink r:id="rId514">
        <w:r>
          <w:rPr>
            <w:color w:val="1155CC"/>
            <w:u w:val="single"/>
          </w:rPr>
          <w:t>Tenchi Muyo</w:t>
        </w:r>
      </w:hyperlink>
    </w:p>
    <w:p w14:paraId="36704E6F" w14:textId="77777777" w:rsidR="00926006" w:rsidRDefault="00B22BF0">
      <w:hyperlink r:id="rId515">
        <w:r>
          <w:rPr>
            <w:color w:val="1155CC"/>
            <w:u w:val="single"/>
          </w:rPr>
          <w:t>Terminator</w:t>
        </w:r>
      </w:hyperlink>
    </w:p>
    <w:p w14:paraId="0D7DB9BD" w14:textId="77777777" w:rsidR="00926006" w:rsidRDefault="00B22BF0">
      <w:hyperlink r:id="rId516">
        <w:r>
          <w:rPr>
            <w:color w:val="1155CC"/>
            <w:u w:val="single"/>
          </w:rPr>
          <w:t>Terraria</w:t>
        </w:r>
      </w:hyperlink>
    </w:p>
    <w:p w14:paraId="2B4B5117" w14:textId="77777777" w:rsidR="00926006" w:rsidRDefault="00B22BF0">
      <w:hyperlink r:id="rId517">
        <w:r>
          <w:rPr>
            <w:color w:val="1155CC"/>
            <w:u w:val="single"/>
          </w:rPr>
          <w:t>Terraria: Journey’s End</w:t>
        </w:r>
      </w:hyperlink>
    </w:p>
    <w:p w14:paraId="0372B980" w14:textId="77777777" w:rsidR="00926006" w:rsidRDefault="00B22BF0">
      <w:hyperlink r:id="rId518">
        <w:r>
          <w:rPr>
            <w:color w:val="1155CC"/>
            <w:u w:val="single"/>
          </w:rPr>
          <w:t>Terra Formars</w:t>
        </w:r>
      </w:hyperlink>
    </w:p>
    <w:p w14:paraId="63430451" w14:textId="77777777" w:rsidR="00926006" w:rsidRDefault="00B22BF0">
      <w:hyperlink r:id="rId519">
        <w:r>
          <w:rPr>
            <w:color w:val="1155CC"/>
            <w:u w:val="single"/>
          </w:rPr>
          <w:t>The Incredibles</w:t>
        </w:r>
      </w:hyperlink>
    </w:p>
    <w:p w14:paraId="1D0986B2" w14:textId="77777777" w:rsidR="00926006" w:rsidRDefault="00B22BF0">
      <w:pPr>
        <w:rPr>
          <w:color w:val="1155CC"/>
          <w:u w:val="single"/>
        </w:rPr>
      </w:pPr>
      <w:hyperlink r:id="rId520">
        <w:r>
          <w:rPr>
            <w:color w:val="1155CC"/>
            <w:u w:val="single"/>
          </w:rPr>
          <w:t>The Irregular At The Magic Highschool</w:t>
        </w:r>
      </w:hyperlink>
    </w:p>
    <w:p w14:paraId="11812A64" w14:textId="77777777" w:rsidR="00926006" w:rsidRDefault="00B22BF0">
      <w:hyperlink r:id="rId521">
        <w:r>
          <w:rPr>
            <w:color w:val="1155CC"/>
            <w:u w:val="single"/>
          </w:rPr>
          <w:t>Thief</w:t>
        </w:r>
      </w:hyperlink>
    </w:p>
    <w:p w14:paraId="2343FBFF" w14:textId="77777777" w:rsidR="00926006" w:rsidRDefault="00B22BF0">
      <w:r>
        <w:t>Thundercats</w:t>
      </w:r>
    </w:p>
    <w:p w14:paraId="02272BEC" w14:textId="77777777" w:rsidR="00926006" w:rsidRDefault="00B22BF0">
      <w:hyperlink r:id="rId522">
        <w:r>
          <w:rPr>
            <w:color w:val="1155CC"/>
            <w:u w:val="single"/>
          </w:rPr>
          <w:t>Timespinner</w:t>
        </w:r>
      </w:hyperlink>
    </w:p>
    <w:p w14:paraId="33CCBEBF" w14:textId="77777777" w:rsidR="00926006" w:rsidRDefault="00B22BF0">
      <w:hyperlink r:id="rId523">
        <w:r>
          <w:rPr>
            <w:color w:val="1155CC"/>
            <w:u w:val="single"/>
          </w:rPr>
          <w:t>Titanfall</w:t>
        </w:r>
      </w:hyperlink>
    </w:p>
    <w:p w14:paraId="50BE8034" w14:textId="77777777" w:rsidR="00926006" w:rsidRDefault="00B22BF0">
      <w:hyperlink r:id="rId524">
        <w:r>
          <w:rPr>
            <w:color w:val="1155CC"/>
            <w:u w:val="single"/>
          </w:rPr>
          <w:t>Toaruverse</w:t>
        </w:r>
      </w:hyperlink>
    </w:p>
    <w:p w14:paraId="37491B11" w14:textId="77777777" w:rsidR="00926006" w:rsidRDefault="00B22BF0">
      <w:hyperlink r:id="rId525">
        <w:r>
          <w:rPr>
            <w:color w:val="1155CC"/>
            <w:u w:val="single"/>
          </w:rPr>
          <w:t>Totally Spies</w:t>
        </w:r>
      </w:hyperlink>
    </w:p>
    <w:p w14:paraId="0AA01C4B" w14:textId="77777777" w:rsidR="00926006" w:rsidRDefault="00B22BF0">
      <w:r>
        <w:t>Touhou</w:t>
      </w:r>
    </w:p>
    <w:p w14:paraId="3B6A16CE" w14:textId="77777777" w:rsidR="00926006" w:rsidRDefault="00B22BF0">
      <w:hyperlink r:id="rId526">
        <w:r>
          <w:rPr>
            <w:color w:val="1155CC"/>
            <w:u w:val="single"/>
          </w:rPr>
          <w:t>Transformers</w:t>
        </w:r>
      </w:hyperlink>
    </w:p>
    <w:p w14:paraId="6FF9A118" w14:textId="77777777" w:rsidR="00926006" w:rsidRDefault="00B22BF0">
      <w:r>
        <w:t>Transformers Beast Wars</w:t>
      </w:r>
    </w:p>
    <w:p w14:paraId="56A601C4" w14:textId="77777777" w:rsidR="00926006" w:rsidRDefault="00B22BF0">
      <w:hyperlink r:id="rId527">
        <w:r>
          <w:rPr>
            <w:color w:val="1155CC"/>
            <w:u w:val="single"/>
          </w:rPr>
          <w:t>Trinity: Aberrant</w:t>
        </w:r>
      </w:hyperlink>
    </w:p>
    <w:p w14:paraId="399E9358" w14:textId="77777777" w:rsidR="00926006" w:rsidRDefault="00B22BF0">
      <w:r>
        <w:t>Trinity: Aeon</w:t>
      </w:r>
    </w:p>
    <w:p w14:paraId="13877A54" w14:textId="77777777" w:rsidR="00926006" w:rsidRDefault="00B22BF0">
      <w:hyperlink r:id="rId528">
        <w:r>
          <w:rPr>
            <w:color w:val="1155CC"/>
            <w:u w:val="single"/>
          </w:rPr>
          <w:t>Twokinds</w:t>
        </w:r>
      </w:hyperlink>
    </w:p>
    <w:p w14:paraId="4F6C9672" w14:textId="77777777" w:rsidR="00926006" w:rsidRDefault="00926006"/>
    <w:p w14:paraId="13D47A85" w14:textId="77777777" w:rsidR="00926006" w:rsidRDefault="00B22BF0">
      <w:pPr>
        <w:pStyle w:val="Heading2"/>
      </w:pPr>
      <w:bookmarkStart w:id="50" w:name="_cot1o78clnf5" w:colFirst="0" w:colLast="0"/>
      <w:bookmarkEnd w:id="50"/>
      <w:r>
        <w:br w:type="page"/>
      </w:r>
    </w:p>
    <w:p w14:paraId="596CF165" w14:textId="77777777" w:rsidR="00926006" w:rsidRDefault="00B22BF0">
      <w:pPr>
        <w:pStyle w:val="Heading2"/>
      </w:pPr>
      <w:bookmarkStart w:id="51" w:name="_cjwe8jsnnyo0" w:colFirst="0" w:colLast="0"/>
      <w:bookmarkEnd w:id="51"/>
      <w:r>
        <w:lastRenderedPageBreak/>
        <w:t>===U===</w:t>
      </w:r>
    </w:p>
    <w:p w14:paraId="4375888E" w14:textId="77777777" w:rsidR="00926006" w:rsidRDefault="00B22BF0">
      <w:hyperlink r:id="rId529" w:anchor="heading=h.3qxevrikdv9j">
        <w:r>
          <w:rPr>
            <w:color w:val="1155CC"/>
            <w:u w:val="single"/>
          </w:rPr>
          <w:t>Über</w:t>
        </w:r>
      </w:hyperlink>
    </w:p>
    <w:p w14:paraId="0F0499C3" w14:textId="77777777" w:rsidR="00926006" w:rsidRDefault="00B22BF0">
      <w:hyperlink r:id="rId530">
        <w:r>
          <w:rPr>
            <w:color w:val="1155CC"/>
            <w:u w:val="single"/>
          </w:rPr>
          <w:t>Unmodded Minecraft</w:t>
        </w:r>
      </w:hyperlink>
    </w:p>
    <w:p w14:paraId="3E8B9014" w14:textId="77777777" w:rsidR="00926006" w:rsidRDefault="00B22BF0">
      <w:r>
        <w:t>Unsong</w:t>
      </w:r>
    </w:p>
    <w:p w14:paraId="0B2318A0" w14:textId="77777777" w:rsidR="00926006" w:rsidRDefault="00B22BF0">
      <w:hyperlink r:id="rId531">
        <w:r>
          <w:rPr>
            <w:color w:val="1155CC"/>
            <w:u w:val="single"/>
          </w:rPr>
          <w:t>UQ Holder</w:t>
        </w:r>
      </w:hyperlink>
    </w:p>
    <w:p w14:paraId="5C745EEE" w14:textId="77777777" w:rsidR="00926006" w:rsidRDefault="00926006"/>
    <w:p w14:paraId="776AC220" w14:textId="77777777" w:rsidR="00926006" w:rsidRDefault="00B22BF0">
      <w:pPr>
        <w:pStyle w:val="Heading2"/>
      </w:pPr>
      <w:bookmarkStart w:id="52" w:name="_nihqklh5yzqq" w:colFirst="0" w:colLast="0"/>
      <w:bookmarkEnd w:id="52"/>
      <w:r>
        <w:br w:type="page"/>
      </w:r>
    </w:p>
    <w:p w14:paraId="55A63485" w14:textId="77777777" w:rsidR="00926006" w:rsidRDefault="00B22BF0">
      <w:pPr>
        <w:pStyle w:val="Heading2"/>
      </w:pPr>
      <w:bookmarkStart w:id="53" w:name="_1ffwe4xq59p" w:colFirst="0" w:colLast="0"/>
      <w:bookmarkEnd w:id="53"/>
      <w:r>
        <w:lastRenderedPageBreak/>
        <w:t>===V===</w:t>
      </w:r>
    </w:p>
    <w:p w14:paraId="6439A58F" w14:textId="77777777" w:rsidR="00926006" w:rsidRDefault="00B22BF0">
      <w:r>
        <w:t>Valkyria Chronicles</w:t>
      </w:r>
    </w:p>
    <w:p w14:paraId="12915796" w14:textId="77777777" w:rsidR="00926006" w:rsidRDefault="00B22BF0">
      <w:r>
        <w:t>Valkyrie Core</w:t>
      </w:r>
    </w:p>
    <w:p w14:paraId="6CD9D9E6" w14:textId="77777777" w:rsidR="00926006" w:rsidRDefault="00B22BF0">
      <w:r>
        <w:t xml:space="preserve">Valkyrie </w:t>
      </w:r>
      <w:r>
        <w:t>Profile</w:t>
      </w:r>
    </w:p>
    <w:p w14:paraId="7C894689" w14:textId="77777777" w:rsidR="00926006" w:rsidRDefault="00B22BF0">
      <w:hyperlink r:id="rId532">
        <w:r>
          <w:rPr>
            <w:color w:val="1155CC"/>
            <w:u w:val="single"/>
          </w:rPr>
          <w:t>Van Helsing</w:t>
        </w:r>
      </w:hyperlink>
    </w:p>
    <w:p w14:paraId="3963EAE2" w14:textId="77777777" w:rsidR="00926006" w:rsidRDefault="00B22BF0">
      <w:r>
        <w:t>Viking Saga</w:t>
      </w:r>
    </w:p>
    <w:p w14:paraId="4936B658" w14:textId="77777777" w:rsidR="00926006" w:rsidRDefault="00926006"/>
    <w:p w14:paraId="52FE2A6E" w14:textId="77777777" w:rsidR="00926006" w:rsidRDefault="00B22BF0">
      <w:pPr>
        <w:pStyle w:val="Heading2"/>
      </w:pPr>
      <w:bookmarkStart w:id="54" w:name="_3ue8xul7d3yo" w:colFirst="0" w:colLast="0"/>
      <w:bookmarkEnd w:id="54"/>
      <w:r>
        <w:br w:type="page"/>
      </w:r>
    </w:p>
    <w:p w14:paraId="7BAE9D57" w14:textId="77777777" w:rsidR="00926006" w:rsidRDefault="00B22BF0">
      <w:pPr>
        <w:pStyle w:val="Heading2"/>
      </w:pPr>
      <w:bookmarkStart w:id="55" w:name="_yiforila74nx" w:colFirst="0" w:colLast="0"/>
      <w:bookmarkEnd w:id="55"/>
      <w:r>
        <w:lastRenderedPageBreak/>
        <w:t>===W===</w:t>
      </w:r>
    </w:p>
    <w:p w14:paraId="74D71B92" w14:textId="77777777" w:rsidR="00926006" w:rsidRDefault="00B22BF0">
      <w:r>
        <w:t>Wakfu</w:t>
      </w:r>
    </w:p>
    <w:p w14:paraId="7B49B1BD" w14:textId="77777777" w:rsidR="00926006" w:rsidRDefault="00B22BF0">
      <w:hyperlink r:id="rId533">
        <w:r>
          <w:rPr>
            <w:color w:val="1155CC"/>
            <w:u w:val="single"/>
          </w:rPr>
          <w:t>Warehouse Sup</w:t>
        </w:r>
        <w:r>
          <w:rPr>
            <w:color w:val="1155CC"/>
            <w:u w:val="single"/>
          </w:rPr>
          <w:t>plement</w:t>
        </w:r>
      </w:hyperlink>
    </w:p>
    <w:p w14:paraId="553489AF" w14:textId="77777777" w:rsidR="00926006" w:rsidRDefault="00B22BF0">
      <w:r>
        <w:t>Warframe</w:t>
      </w:r>
    </w:p>
    <w:p w14:paraId="5B92D950" w14:textId="77777777" w:rsidR="00926006" w:rsidRDefault="00B22BF0">
      <w:r>
        <w:t>Warframe SB</w:t>
      </w:r>
    </w:p>
    <w:p w14:paraId="2BA7AAA1" w14:textId="77777777" w:rsidR="00926006" w:rsidRDefault="00B22BF0">
      <w:hyperlink r:id="rId534">
        <w:r>
          <w:rPr>
            <w:color w:val="1155CC"/>
            <w:u w:val="single"/>
          </w:rPr>
          <w:t>Warhammer 40k</w:t>
        </w:r>
      </w:hyperlink>
    </w:p>
    <w:p w14:paraId="5A49B0C9" w14:textId="77777777" w:rsidR="00926006" w:rsidRDefault="00B22BF0">
      <w:r>
        <w:t>Warhammer 40k: Adeptus Astartes</w:t>
      </w:r>
    </w:p>
    <w:p w14:paraId="5810081A" w14:textId="77777777" w:rsidR="00926006" w:rsidRDefault="00B22BF0">
      <w:hyperlink r:id="rId535">
        <w:r>
          <w:rPr>
            <w:color w:val="1155CC"/>
            <w:u w:val="single"/>
          </w:rPr>
          <w:t>Warhammer 40k: Adeptus Mechanicus</w:t>
        </w:r>
      </w:hyperlink>
    </w:p>
    <w:p w14:paraId="7A13BBA9" w14:textId="77777777" w:rsidR="00926006" w:rsidRDefault="00B22BF0">
      <w:hyperlink r:id="rId536">
        <w:r>
          <w:rPr>
            <w:color w:val="1155CC"/>
            <w:u w:val="single"/>
          </w:rPr>
          <w:t>Warhammer 40k: Craftworld Eldar</w:t>
        </w:r>
      </w:hyperlink>
    </w:p>
    <w:p w14:paraId="62134A03" w14:textId="77777777" w:rsidR="00926006" w:rsidRDefault="00B22BF0">
      <w:hyperlink r:id="rId537">
        <w:r>
          <w:rPr>
            <w:color w:val="1155CC"/>
            <w:u w:val="single"/>
          </w:rPr>
          <w:t>Warhammer 40k: Necrons</w:t>
        </w:r>
      </w:hyperlink>
    </w:p>
    <w:p w14:paraId="190B4C9A" w14:textId="77777777" w:rsidR="00926006" w:rsidRDefault="00B22BF0">
      <w:hyperlink r:id="rId538">
        <w:r>
          <w:rPr>
            <w:color w:val="1155CC"/>
            <w:u w:val="single"/>
          </w:rPr>
          <w:t>Warhammer 40k: Squats</w:t>
        </w:r>
      </w:hyperlink>
    </w:p>
    <w:p w14:paraId="61867EEB" w14:textId="77777777" w:rsidR="00926006" w:rsidRDefault="00B22BF0">
      <w:r>
        <w:t>Warhammer 40k: Tau Empire</w:t>
      </w:r>
    </w:p>
    <w:p w14:paraId="7FBFE871" w14:textId="77777777" w:rsidR="00926006" w:rsidRDefault="00B22BF0">
      <w:r>
        <w:t>Warhammer Fantasy: Amazons</w:t>
      </w:r>
    </w:p>
    <w:p w14:paraId="0045268C" w14:textId="77777777" w:rsidR="00926006" w:rsidRDefault="00B22BF0">
      <w:r>
        <w:t>Warhammer Fantasy: Bret</w:t>
      </w:r>
      <w:r>
        <w:t>onnia</w:t>
      </w:r>
    </w:p>
    <w:p w14:paraId="77E4871F" w14:textId="77777777" w:rsidR="00926006" w:rsidRDefault="00B22BF0">
      <w:hyperlink r:id="rId539">
        <w:r>
          <w:rPr>
            <w:color w:val="1155CC"/>
            <w:u w:val="single"/>
          </w:rPr>
          <w:t>Warhammer Fantasy: Tomb Kings</w:t>
        </w:r>
      </w:hyperlink>
    </w:p>
    <w:p w14:paraId="1520AE4C" w14:textId="77777777" w:rsidR="00926006" w:rsidRDefault="00B22BF0">
      <w:r>
        <w:t>Warhammer Fantasy: Warriors of Chaos</w:t>
      </w:r>
    </w:p>
    <w:p w14:paraId="21CB490B" w14:textId="77777777" w:rsidR="00926006" w:rsidRDefault="00B22BF0">
      <w:r>
        <w:t>Warlock of the Magus World</w:t>
      </w:r>
    </w:p>
    <w:p w14:paraId="0EBDDDA7" w14:textId="77777777" w:rsidR="00926006" w:rsidRDefault="00B22BF0">
      <w:r>
        <w:t>Warrior's Orochi</w:t>
      </w:r>
    </w:p>
    <w:p w14:paraId="24ECFB0E" w14:textId="77777777" w:rsidR="00926006" w:rsidRDefault="00B22BF0">
      <w:hyperlink r:id="rId540">
        <w:r>
          <w:rPr>
            <w:color w:val="1155CC"/>
            <w:u w:val="single"/>
          </w:rPr>
          <w:t>Weakness of Beatrice</w:t>
        </w:r>
      </w:hyperlink>
    </w:p>
    <w:p w14:paraId="32680215" w14:textId="77777777" w:rsidR="00926006" w:rsidRDefault="00B22BF0">
      <w:r>
        <w:t>White Knight Chronicles</w:t>
      </w:r>
    </w:p>
    <w:p w14:paraId="5B24A9BB" w14:textId="77777777" w:rsidR="00926006" w:rsidRDefault="00B22BF0">
      <w:r>
        <w:t>With This Ring</w:t>
      </w:r>
    </w:p>
    <w:p w14:paraId="28905D6D" w14:textId="77777777" w:rsidR="00926006" w:rsidRDefault="00B22BF0">
      <w:hyperlink r:id="rId541">
        <w:r>
          <w:rPr>
            <w:color w:val="1155CC"/>
            <w:u w:val="single"/>
          </w:rPr>
          <w:t>The Witcher</w:t>
        </w:r>
      </w:hyperlink>
    </w:p>
    <w:p w14:paraId="455CE70E" w14:textId="77777777" w:rsidR="00926006" w:rsidRDefault="00B22BF0">
      <w:hyperlink r:id="rId542">
        <w:r>
          <w:rPr>
            <w:color w:val="1155CC"/>
            <w:u w:val="single"/>
          </w:rPr>
          <w:t>The World Ends With You</w:t>
        </w:r>
      </w:hyperlink>
    </w:p>
    <w:p w14:paraId="1818D05E" w14:textId="77777777" w:rsidR="00926006" w:rsidRDefault="00B22BF0">
      <w:hyperlink r:id="rId543">
        <w:r>
          <w:rPr>
            <w:color w:val="1155CC"/>
            <w:u w:val="single"/>
          </w:rPr>
          <w:t>Wonderland No More</w:t>
        </w:r>
      </w:hyperlink>
    </w:p>
    <w:p w14:paraId="0AFE562E" w14:textId="77777777" w:rsidR="00926006" w:rsidRDefault="00B22BF0">
      <w:hyperlink r:id="rId544">
        <w:r>
          <w:rPr>
            <w:color w:val="1155CC"/>
            <w:u w:val="single"/>
          </w:rPr>
          <w:t>World of C</w:t>
        </w:r>
        <w:r>
          <w:rPr>
            <w:color w:val="1155CC"/>
            <w:u w:val="single"/>
          </w:rPr>
          <w:t>ultivation</w:t>
        </w:r>
      </w:hyperlink>
    </w:p>
    <w:p w14:paraId="5A3CE6BF" w14:textId="77777777" w:rsidR="00926006" w:rsidRDefault="00B22BF0">
      <w:r>
        <w:t>World of Darkness</w:t>
      </w:r>
    </w:p>
    <w:p w14:paraId="6D6D0487" w14:textId="77777777" w:rsidR="00926006" w:rsidRDefault="00B22BF0">
      <w:hyperlink r:id="rId545">
        <w:r>
          <w:rPr>
            <w:color w:val="1155CC"/>
            <w:u w:val="single"/>
          </w:rPr>
          <w:t>World of Darkness - Demon the Fallen</w:t>
        </w:r>
      </w:hyperlink>
    </w:p>
    <w:p w14:paraId="0A539267" w14:textId="77777777" w:rsidR="00926006" w:rsidRDefault="00B22BF0">
      <w:r>
        <w:t>World of Darkness - Genius the Transgression</w:t>
      </w:r>
    </w:p>
    <w:p w14:paraId="43242780" w14:textId="77777777" w:rsidR="00926006" w:rsidRDefault="00B22BF0">
      <w:hyperlink r:id="rId546">
        <w:r>
          <w:rPr>
            <w:color w:val="1155CC"/>
            <w:u w:val="single"/>
          </w:rPr>
          <w:t>World of Darkness - Kindred of the East</w:t>
        </w:r>
      </w:hyperlink>
    </w:p>
    <w:p w14:paraId="5D0C282C" w14:textId="77777777" w:rsidR="00926006" w:rsidRDefault="00B22BF0">
      <w:r>
        <w:t>World of Darkness - Mage: The Awakening</w:t>
      </w:r>
    </w:p>
    <w:p w14:paraId="366E158C" w14:textId="77777777" w:rsidR="00926006" w:rsidRDefault="00B22BF0">
      <w:r>
        <w:t>World of Darkness - Mortal</w:t>
      </w:r>
    </w:p>
    <w:p w14:paraId="383D7579" w14:textId="77777777" w:rsidR="00926006" w:rsidRDefault="00B22BF0">
      <w:r>
        <w:t>World of Darkness - Mummy the Resurrection</w:t>
      </w:r>
    </w:p>
    <w:p w14:paraId="28D08617" w14:textId="77777777" w:rsidR="00926006" w:rsidRDefault="00B22BF0">
      <w:r>
        <w:t>World of Darkness - Sorcerer</w:t>
      </w:r>
    </w:p>
    <w:p w14:paraId="62B4DFBE" w14:textId="77777777" w:rsidR="00926006" w:rsidRDefault="00B22BF0">
      <w:r>
        <w:t>World of Darkness - Werewolf the Apocalypse</w:t>
      </w:r>
    </w:p>
    <w:p w14:paraId="4FF86F7D" w14:textId="77777777" w:rsidR="00926006" w:rsidRDefault="00B22BF0">
      <w:r>
        <w:t>World of Warcraft</w:t>
      </w:r>
    </w:p>
    <w:p w14:paraId="08D9E4BB" w14:textId="77777777" w:rsidR="00926006" w:rsidRDefault="00B22BF0">
      <w:hyperlink r:id="rId547">
        <w:r>
          <w:rPr>
            <w:color w:val="1155CC"/>
            <w:u w:val="single"/>
          </w:rPr>
          <w:t>World Seed</w:t>
        </w:r>
      </w:hyperlink>
      <w:r>
        <w:fldChar w:fldCharType="begin"/>
      </w:r>
      <w:r>
        <w:instrText xml:space="preserve"> HYPERLINK "http://i.4pcdn.org/tg/1490998515062.pdf" </w:instrText>
      </w:r>
      <w:r>
        <w:fldChar w:fldCharType="separate"/>
      </w:r>
    </w:p>
    <w:p w14:paraId="2A289700" w14:textId="77777777" w:rsidR="00926006" w:rsidRDefault="00B22BF0">
      <w:r>
        <w:fldChar w:fldCharType="end"/>
      </w:r>
      <w:hyperlink r:id="rId548">
        <w:r>
          <w:rPr>
            <w:color w:val="1155CC"/>
            <w:u w:val="single"/>
          </w:rPr>
          <w:t>World See</w:t>
        </w:r>
        <w:r>
          <w:rPr>
            <w:color w:val="1155CC"/>
            <w:u w:val="single"/>
          </w:rPr>
          <w:t>d anon303 (More detailed version with more perks)</w:t>
        </w:r>
      </w:hyperlink>
    </w:p>
    <w:p w14:paraId="7235B643" w14:textId="77777777" w:rsidR="00926006" w:rsidRDefault="00B22BF0">
      <w:r>
        <w:t>Worm</w:t>
      </w:r>
    </w:p>
    <w:p w14:paraId="119E0B53" w14:textId="77777777" w:rsidR="00926006" w:rsidRDefault="00926006"/>
    <w:p w14:paraId="772520AD" w14:textId="77777777" w:rsidR="00926006" w:rsidRDefault="00B22BF0">
      <w:pPr>
        <w:pStyle w:val="Heading2"/>
      </w:pPr>
      <w:bookmarkStart w:id="56" w:name="_ua2y7s6778qn" w:colFirst="0" w:colLast="0"/>
      <w:bookmarkEnd w:id="56"/>
      <w:r>
        <w:br w:type="page"/>
      </w:r>
    </w:p>
    <w:p w14:paraId="66638F85" w14:textId="77777777" w:rsidR="00926006" w:rsidRDefault="00B22BF0">
      <w:pPr>
        <w:pStyle w:val="Heading2"/>
      </w:pPr>
      <w:bookmarkStart w:id="57" w:name="_mpx4zzv3vydq" w:colFirst="0" w:colLast="0"/>
      <w:bookmarkEnd w:id="57"/>
      <w:r>
        <w:lastRenderedPageBreak/>
        <w:t>===X===</w:t>
      </w:r>
    </w:p>
    <w:p w14:paraId="1485D921" w14:textId="77777777" w:rsidR="00926006" w:rsidRDefault="00B22BF0">
      <w:r>
        <w:t>XCOM</w:t>
      </w:r>
    </w:p>
    <w:p w14:paraId="6DE78B78" w14:textId="77777777" w:rsidR="00926006" w:rsidRDefault="00B22BF0">
      <w:hyperlink r:id="rId549">
        <w:r>
          <w:rPr>
            <w:color w:val="1155CC"/>
            <w:u w:val="single"/>
          </w:rPr>
          <w:t>XCOM 2</w:t>
        </w:r>
      </w:hyperlink>
    </w:p>
    <w:p w14:paraId="66DE7B8B" w14:textId="77777777" w:rsidR="00926006" w:rsidRDefault="00B22BF0">
      <w:hyperlink r:id="rId550">
        <w:r>
          <w:rPr>
            <w:color w:val="1155CC"/>
            <w:u w:val="single"/>
          </w:rPr>
          <w:t>X-Men Evol</w:t>
        </w:r>
        <w:r>
          <w:rPr>
            <w:color w:val="1155CC"/>
            <w:u w:val="single"/>
          </w:rPr>
          <w:t>ution</w:t>
        </w:r>
      </w:hyperlink>
    </w:p>
    <w:p w14:paraId="00367491" w14:textId="77777777" w:rsidR="00926006" w:rsidRDefault="00926006"/>
    <w:p w14:paraId="442295D3" w14:textId="77777777" w:rsidR="00926006" w:rsidRDefault="00B22BF0">
      <w:pPr>
        <w:pStyle w:val="Heading2"/>
      </w:pPr>
      <w:bookmarkStart w:id="58" w:name="_50wgk9aaz40e" w:colFirst="0" w:colLast="0"/>
      <w:bookmarkEnd w:id="58"/>
      <w:r>
        <w:br w:type="page"/>
      </w:r>
    </w:p>
    <w:p w14:paraId="7DDA8D80" w14:textId="77777777" w:rsidR="00926006" w:rsidRDefault="00B22BF0">
      <w:pPr>
        <w:pStyle w:val="Heading2"/>
      </w:pPr>
      <w:bookmarkStart w:id="59" w:name="_wyhuhb6lspz4" w:colFirst="0" w:colLast="0"/>
      <w:bookmarkEnd w:id="59"/>
      <w:r>
        <w:lastRenderedPageBreak/>
        <w:t>===Y===</w:t>
      </w:r>
    </w:p>
    <w:p w14:paraId="44736B86" w14:textId="77777777" w:rsidR="00926006" w:rsidRDefault="00B22BF0">
      <w:hyperlink r:id="rId551">
        <w:r>
          <w:rPr>
            <w:color w:val="1155CC"/>
            <w:u w:val="single"/>
          </w:rPr>
          <w:t>Youjo Senki</w:t>
        </w:r>
      </w:hyperlink>
    </w:p>
    <w:p w14:paraId="1AF0CF9F" w14:textId="77777777" w:rsidR="00926006" w:rsidRDefault="00B22BF0">
      <w:hyperlink r:id="rId552">
        <w:r>
          <w:rPr>
            <w:color w:val="1155CC"/>
            <w:u w:val="single"/>
          </w:rPr>
          <w:t>Young Justice</w:t>
        </w:r>
      </w:hyperlink>
    </w:p>
    <w:p w14:paraId="2359B55F" w14:textId="77777777" w:rsidR="00926006" w:rsidRDefault="00926006"/>
    <w:p w14:paraId="438FB03D" w14:textId="77777777" w:rsidR="00926006" w:rsidRDefault="00B22BF0">
      <w:pPr>
        <w:pStyle w:val="Heading2"/>
      </w:pPr>
      <w:bookmarkStart w:id="60" w:name="_i341k7kz64q1" w:colFirst="0" w:colLast="0"/>
      <w:bookmarkEnd w:id="60"/>
      <w:r>
        <w:br w:type="page"/>
      </w:r>
    </w:p>
    <w:p w14:paraId="7A68ECDF" w14:textId="77777777" w:rsidR="00926006" w:rsidRDefault="00B22BF0">
      <w:pPr>
        <w:pStyle w:val="Heading2"/>
      </w:pPr>
      <w:bookmarkStart w:id="61" w:name="_n5m32uto7iqy" w:colFirst="0" w:colLast="0"/>
      <w:bookmarkEnd w:id="61"/>
      <w:r>
        <w:lastRenderedPageBreak/>
        <w:t>===Z===</w:t>
      </w:r>
    </w:p>
    <w:p w14:paraId="2654299D" w14:textId="77777777" w:rsidR="00926006" w:rsidRDefault="00B22BF0">
      <w:hyperlink r:id="rId553" w:anchor="MiGfj1c">
        <w:r>
          <w:rPr>
            <w:color w:val="1155CC"/>
            <w:u w:val="single"/>
          </w:rPr>
          <w:t>Zoids: Legacy</w:t>
        </w:r>
      </w:hyperlink>
    </w:p>
    <w:p w14:paraId="05CD3698" w14:textId="77777777" w:rsidR="00926006" w:rsidRDefault="00B22BF0">
      <w:r>
        <w:t>Zootopia</w:t>
      </w:r>
    </w:p>
    <w:p w14:paraId="2CB40E6E" w14:textId="77777777" w:rsidR="00926006" w:rsidRDefault="00926006"/>
    <w:p w14:paraId="129A680F" w14:textId="77777777" w:rsidR="00926006" w:rsidRDefault="00B22BF0">
      <w:pPr>
        <w:pStyle w:val="Heading2"/>
      </w:pPr>
      <w:bookmarkStart w:id="62" w:name="_3ibkljrqvdf6" w:colFirst="0" w:colLast="0"/>
      <w:bookmarkEnd w:id="62"/>
      <w:r>
        <w:br w:type="page"/>
      </w:r>
    </w:p>
    <w:p w14:paraId="4896AF9C" w14:textId="77777777" w:rsidR="00926006" w:rsidRDefault="00B22BF0">
      <w:pPr>
        <w:pStyle w:val="Heading2"/>
      </w:pPr>
      <w:bookmarkStart w:id="63" w:name="_eubgx6hhzoia" w:colFirst="0" w:colLast="0"/>
      <w:bookmarkEnd w:id="63"/>
      <w:r>
        <w:lastRenderedPageBreak/>
        <w:t>===#===</w:t>
      </w:r>
    </w:p>
    <w:p w14:paraId="57DBDB4C" w14:textId="77777777" w:rsidR="00926006" w:rsidRDefault="00B22BF0">
      <w:hyperlink r:id="rId554">
        <w:r>
          <w:rPr>
            <w:color w:val="1155CC"/>
            <w:u w:val="single"/>
          </w:rPr>
          <w:t>007</w:t>
        </w:r>
      </w:hyperlink>
    </w:p>
    <w:p w14:paraId="2878D478" w14:textId="77777777" w:rsidR="00926006" w:rsidRDefault="00B22BF0">
      <w:r>
        <w:t>40K Redux</w:t>
      </w:r>
    </w:p>
    <w:p w14:paraId="3E7BBB9D" w14:textId="77777777" w:rsidR="00926006" w:rsidRDefault="00B22BF0">
      <w:hyperlink r:id="rId555">
        <w:r>
          <w:rPr>
            <w:color w:val="1155CC"/>
            <w:u w:val="single"/>
          </w:rPr>
          <w:t>9</w:t>
        </w:r>
      </w:hyperlink>
    </w:p>
    <w:sectPr w:rsidR="00926006" w:rsidSect="00B22B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006"/>
    <w:rsid w:val="00926006"/>
    <w:rsid w:val="00B2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DA675"/>
  <w15:docId w15:val="{D04A59AE-8B34-44E8-BE5A-F4096EAA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rive.google.com/file/d/1qiU_gBK6aXFuLdhlwRV5tLYwESpgNXUx/view?usp=sharing" TargetMode="External"/><Relationship Id="rId21" Type="http://schemas.openxmlformats.org/officeDocument/2006/relationships/hyperlink" Target="https://drive.google.com/file/d/0B1qb0_OLhDrDNHVBWDMxbXF5VUk/view?usp=sharing" TargetMode="External"/><Relationship Id="rId324" Type="http://schemas.openxmlformats.org/officeDocument/2006/relationships/hyperlink" Target="https://drive.google.com/file/d/1RWLrg8ZoRJx22zEcPokuZYFYgsASqg7l/view?usp=sharing" TargetMode="External"/><Relationship Id="rId531" Type="http://schemas.openxmlformats.org/officeDocument/2006/relationships/hyperlink" Target="https://drive.google.com/file/d/1QQvFUw6yNwpHv-MXpBYgtTY-Sxw-ft_d/view" TargetMode="External"/><Relationship Id="rId170" Type="http://schemas.openxmlformats.org/officeDocument/2006/relationships/hyperlink" Target="https://drive.google.com/file/d/0B1qb0_OLhDrDSmtVdlpReEE1ckE/view?usp=sharing" TargetMode="External"/><Relationship Id="rId268" Type="http://schemas.openxmlformats.org/officeDocument/2006/relationships/hyperlink" Target="https://drive.google.com/file/d/1gMQ8fG0TCF-PdVt0ss5TuItfKPePpFdu/view" TargetMode="External"/><Relationship Id="rId475" Type="http://schemas.openxmlformats.org/officeDocument/2006/relationships/hyperlink" Target="https://drive.google.com/file/d/0B1qb0_OLhDrDQUNiR2t0Tmh5SjA/view?usp=sharing" TargetMode="External"/><Relationship Id="rId32" Type="http://schemas.openxmlformats.org/officeDocument/2006/relationships/hyperlink" Target="https://drive.google.com/file/d/1RVm5dOSjKSc5vLDSpSbvEOyZ9K11gD2L/view?usp=sharing" TargetMode="External"/><Relationship Id="rId128" Type="http://schemas.openxmlformats.org/officeDocument/2006/relationships/hyperlink" Target="https://drive.google.com/file/d/0B1qb0_OLhDrDMTlvWTAtMXZMWWM/view?usp=sharing" TargetMode="External"/><Relationship Id="rId335" Type="http://schemas.openxmlformats.org/officeDocument/2006/relationships/hyperlink" Target="https://drive.google.com/file/d/0B1qb0_OLhDrDWEtMNGprUjV5X3M/view" TargetMode="External"/><Relationship Id="rId542" Type="http://schemas.openxmlformats.org/officeDocument/2006/relationships/hyperlink" Target="https://drive.google.com/file/d/0B1qb0_OLhDrDd041Y2c1dS10Q2s/view?usp=sharing" TargetMode="External"/><Relationship Id="rId181" Type="http://schemas.openxmlformats.org/officeDocument/2006/relationships/hyperlink" Target="https://drive.google.com/file/d/0By8NY-NO4-N5N055b0FjcEZWdTQ/view" TargetMode="External"/><Relationship Id="rId402" Type="http://schemas.openxmlformats.org/officeDocument/2006/relationships/hyperlink" Target="https://imgur.com/a/LqC79" TargetMode="External"/><Relationship Id="rId279" Type="http://schemas.openxmlformats.org/officeDocument/2006/relationships/hyperlink" Target="https://drive.google.com/file/d/0B1qb0_OLhDrDcVNsOU9uNldxM1U/view?usp=sharing" TargetMode="External"/><Relationship Id="rId486" Type="http://schemas.openxmlformats.org/officeDocument/2006/relationships/hyperlink" Target="https://drive.google.com/file/d/1pfw7ju4KLOrsSusbly3H_YS1PWviWOa2/view?usp=sharing" TargetMode="External"/><Relationship Id="rId43" Type="http://schemas.openxmlformats.org/officeDocument/2006/relationships/hyperlink" Target="https://drive.google.com/file/d/1aQ08pXRvkkWFYbU6YzRAca2gbH1WxJNc/view" TargetMode="External"/><Relationship Id="rId139" Type="http://schemas.openxmlformats.org/officeDocument/2006/relationships/hyperlink" Target="https://drive.google.com/file/d/1cyttPGysZcwWprKc-iOmziPdXkwCMdlB/view?usp=sharing" TargetMode="External"/><Relationship Id="rId346" Type="http://schemas.openxmlformats.org/officeDocument/2006/relationships/hyperlink" Target="https://i.4pcdn.org/tg/1411954871933.pdf" TargetMode="External"/><Relationship Id="rId553" Type="http://schemas.openxmlformats.org/officeDocument/2006/relationships/hyperlink" Target="https://imgur.com/a/ACcUI" TargetMode="External"/><Relationship Id="rId192" Type="http://schemas.openxmlformats.org/officeDocument/2006/relationships/hyperlink" Target="https://drive.google.com/file/d/0B1qb0_OLhDrDNDB1LTNRRzJ1b00/view?usp=sharing" TargetMode="External"/><Relationship Id="rId206" Type="http://schemas.openxmlformats.org/officeDocument/2006/relationships/hyperlink" Target="https://i.4pcdn.org/tg/1567064180179.pdf" TargetMode="External"/><Relationship Id="rId413" Type="http://schemas.openxmlformats.org/officeDocument/2006/relationships/hyperlink" Target="https://drive.google.com/file/d/1RSIWuZFiHUx7ZjrdTqJRXQdGOgNnufAv/view?usp=sharing" TargetMode="External"/><Relationship Id="rId497" Type="http://schemas.openxmlformats.org/officeDocument/2006/relationships/hyperlink" Target="https://drive.google.com/file/d/1n80wt5e452QcT2RbS7NlCIGz1BBqDUpc/view" TargetMode="External"/><Relationship Id="rId357" Type="http://schemas.openxmlformats.org/officeDocument/2006/relationships/hyperlink" Target="https://drive.google.com/file/d/0B1qb0_OLhDrDZXZ0T3BPb0RwMk0/view?usp=sharing" TargetMode="External"/><Relationship Id="rId54" Type="http://schemas.openxmlformats.org/officeDocument/2006/relationships/hyperlink" Target="https://drive.google.com/file/d/1AzmHu7XUjL_SH_QpR4PeFc2OlcQmUzEC/view?usp=sharing" TargetMode="External"/><Relationship Id="rId217" Type="http://schemas.openxmlformats.org/officeDocument/2006/relationships/hyperlink" Target="https://drive.google.com/file/d/1IRcJKV2xUR9uihOqq5VY91ruSXruJHPv/view?usp=sharing" TargetMode="External"/><Relationship Id="rId259" Type="http://schemas.openxmlformats.org/officeDocument/2006/relationships/hyperlink" Target="https://drive.google.com/file/d/1R6vX3Kut68U5UfSdxdUGSexYq-ISvQ4o/view?usp=sharing" TargetMode="External"/><Relationship Id="rId424" Type="http://schemas.openxmlformats.org/officeDocument/2006/relationships/hyperlink" Target="https://drive.google.com/file/d/0By8NY-NO4-N5UlZ5cnhGb2dENVE/view" TargetMode="External"/><Relationship Id="rId466" Type="http://schemas.openxmlformats.org/officeDocument/2006/relationships/hyperlink" Target="https://drive.google.com/file/d/1hQxKaXEANkJEamki08agwaCM7_Y2HWHe/view" TargetMode="External"/><Relationship Id="rId23" Type="http://schemas.openxmlformats.org/officeDocument/2006/relationships/hyperlink" Target="https://docs.google.com/document/d/1CObknRXChIaRu8N4loInvrRjur3088SyABUEZTx986c/edit" TargetMode="External"/><Relationship Id="rId119" Type="http://schemas.openxmlformats.org/officeDocument/2006/relationships/hyperlink" Target="http://i.4pcdn.org/tg/1521089130287.pdf" TargetMode="External"/><Relationship Id="rId270" Type="http://schemas.openxmlformats.org/officeDocument/2006/relationships/hyperlink" Target="https://drive.google.com/file/d/1WXdUH_ExQddw3DMHHnQ35jmSgkLWoj_M/view" TargetMode="External"/><Relationship Id="rId326" Type="http://schemas.openxmlformats.org/officeDocument/2006/relationships/hyperlink" Target="https://drive.google.com/file/d/1L74tkhkPApvRVQuKuHzvL95ThcNWFNuq/view?usp=sharing" TargetMode="External"/><Relationship Id="rId533" Type="http://schemas.openxmlformats.org/officeDocument/2006/relationships/hyperlink" Target="https://drive.google.com/file/d/0B1qb0_OLhDrDSEIydXNDaEFuS00/view?usp=sharing" TargetMode="External"/><Relationship Id="rId65" Type="http://schemas.openxmlformats.org/officeDocument/2006/relationships/hyperlink" Target="https://drive.google.com/file/d/0B1qb0_OLhDrDT1NpeFZDMUVDeUk/view?usp=sharing" TargetMode="External"/><Relationship Id="rId130" Type="http://schemas.openxmlformats.org/officeDocument/2006/relationships/hyperlink" Target="https://drive.google.com/file/d/1Yk84zFMMXK0FKBQzQQKRtHcWvEfuuBB0/view?usp=sharing" TargetMode="External"/><Relationship Id="rId368" Type="http://schemas.openxmlformats.org/officeDocument/2006/relationships/hyperlink" Target="https://drive.google.com/file/d/0B1qb0_OLhDrDeGpodWtDdEVYX1E/view?usp=sharing" TargetMode="External"/><Relationship Id="rId172" Type="http://schemas.openxmlformats.org/officeDocument/2006/relationships/hyperlink" Target="https://drive.google.com/file/d/1KldECsvQal1XVy-ZpT8pWUZR47ZwolpT/view?usp=sharing" TargetMode="External"/><Relationship Id="rId228" Type="http://schemas.openxmlformats.org/officeDocument/2006/relationships/hyperlink" Target="https://drive.google.com/file/d/0B1qb0_OLhDrDdGhqVXhOYXU4emc/view?usp=sharing" TargetMode="External"/><Relationship Id="rId435" Type="http://schemas.openxmlformats.org/officeDocument/2006/relationships/hyperlink" Target="https://drive.google.com/file/d/0B1qb0_OLhDrDOFgzTGM3eC1oUms/view?usp=sharing" TargetMode="External"/><Relationship Id="rId477" Type="http://schemas.openxmlformats.org/officeDocument/2006/relationships/hyperlink" Target="https://drive.google.com/file/d/1Jn4IVFT8Rxrt12rMkWFriPqzDZoAvM9l/view" TargetMode="External"/><Relationship Id="rId281" Type="http://schemas.openxmlformats.org/officeDocument/2006/relationships/hyperlink" Target="https://drive.google.com/file/d/1oruM1gsrR8Ais_4mYtPy6AaR2UB7h5bw/view?usp=sharing" TargetMode="External"/><Relationship Id="rId337" Type="http://schemas.openxmlformats.org/officeDocument/2006/relationships/hyperlink" Target="https://drive.google.com/file/d/0B1qb0_OLhDrDNnJldGgzVzB5X2s/view?usp=sharing" TargetMode="External"/><Relationship Id="rId502" Type="http://schemas.openxmlformats.org/officeDocument/2006/relationships/hyperlink" Target="https://drive.google.com/file/d/0B1qb0_OLhDrDNndjcmZUUjlrcFU/view?usp=sharing" TargetMode="External"/><Relationship Id="rId34" Type="http://schemas.openxmlformats.org/officeDocument/2006/relationships/hyperlink" Target="https://drive.google.com/file/d/0B1qb0_OLhDrDbUxBM0I4dVVDUEk/view?usp=sharing" TargetMode="External"/><Relationship Id="rId76" Type="http://schemas.openxmlformats.org/officeDocument/2006/relationships/hyperlink" Target="https://discord.com/channels/750673348736057345/752337725994172565/766809280312901674" TargetMode="External"/><Relationship Id="rId141" Type="http://schemas.openxmlformats.org/officeDocument/2006/relationships/hyperlink" Target="https://drive.google.com/file/d/1qrREPgwqzsw5staedw5DwUkNTWryyhhY/view?usp=sharing" TargetMode="External"/><Relationship Id="rId379" Type="http://schemas.openxmlformats.org/officeDocument/2006/relationships/hyperlink" Target="https://drive.google.com/file/d/1GyaHiMwHo4Tq0cni-LBjnT8Cqg6qXw2W/view?usp=sharing" TargetMode="External"/><Relationship Id="rId544" Type="http://schemas.openxmlformats.org/officeDocument/2006/relationships/hyperlink" Target="https://imgur.com/a/49fOs" TargetMode="External"/><Relationship Id="rId7" Type="http://schemas.openxmlformats.org/officeDocument/2006/relationships/hyperlink" Target="https://drive.google.com/file/d/0B1qb0_OLhDrDZGNJYlhRYjdQUmM/view?usp=sharing" TargetMode="External"/><Relationship Id="rId183" Type="http://schemas.openxmlformats.org/officeDocument/2006/relationships/hyperlink" Target="https://drive.google.com/file/d/1bSavlWUvpevBgNr8zS-osaeUfbys6ZMU/view" TargetMode="External"/><Relationship Id="rId239" Type="http://schemas.openxmlformats.org/officeDocument/2006/relationships/hyperlink" Target="https://drive.google.com/file/d/1qYqLrjiphtfdjLo4gw0yQooBbFZC4hE3/view?usp=sharing" TargetMode="External"/><Relationship Id="rId390" Type="http://schemas.openxmlformats.org/officeDocument/2006/relationships/hyperlink" Target="https://drive.google.com/file/d/0B1qb0_OLhDrDYVI2eW9UYTVaVXM/view?usp=sharing" TargetMode="External"/><Relationship Id="rId404" Type="http://schemas.openxmlformats.org/officeDocument/2006/relationships/hyperlink" Target="https://i.4pcdn.org/tg/1563690107450.pdf" TargetMode="External"/><Relationship Id="rId446" Type="http://schemas.openxmlformats.org/officeDocument/2006/relationships/hyperlink" Target="https://drive.google.com/file/d/0B1qb0_OLhDrDX2xUTDYwYkc3Y0E/view?usp=sharing" TargetMode="External"/><Relationship Id="rId250" Type="http://schemas.openxmlformats.org/officeDocument/2006/relationships/hyperlink" Target="https://drive.google.com/file/d/0By8NY-NO4-N5c1p4UFB5VnVFQUU/view?usp=sharing" TargetMode="External"/><Relationship Id="rId292" Type="http://schemas.openxmlformats.org/officeDocument/2006/relationships/hyperlink" Target="https://drive.google.com/file/d/1jw9pdmykkYspErx0P8NwiGUtE6RiDwON/view?usp=sharing" TargetMode="External"/><Relationship Id="rId306" Type="http://schemas.openxmlformats.org/officeDocument/2006/relationships/hyperlink" Target="https://www.docdroid.net/gf2P8at/a-happy-harry-potter-fanfiction-pdf" TargetMode="External"/><Relationship Id="rId488" Type="http://schemas.openxmlformats.org/officeDocument/2006/relationships/hyperlink" Target="https://drive.google.com/file/d/1khsgsQAmMqaTYHJL8z12XnhpoM46jNyq/view?usp=sharing" TargetMode="External"/><Relationship Id="rId45" Type="http://schemas.openxmlformats.org/officeDocument/2006/relationships/hyperlink" Target="https://drive.google.com/file/d/1bxj-77yYmQbIQrxKE0vnEkz0hCamjU5a/view" TargetMode="External"/><Relationship Id="rId87" Type="http://schemas.openxmlformats.org/officeDocument/2006/relationships/hyperlink" Target="https://drive.google.com/file/d/0B1qb0_OLhDrDTDB0cW1ac3hOX3c/view?usp=sharing" TargetMode="External"/><Relationship Id="rId110" Type="http://schemas.openxmlformats.org/officeDocument/2006/relationships/hyperlink" Target="https://www.docdroid.net/lAnW8mw/danny-phantom-12-pdf" TargetMode="External"/><Relationship Id="rId348" Type="http://schemas.openxmlformats.org/officeDocument/2006/relationships/hyperlink" Target="https://drive.google.com/file/d/12zLDblNEoY3vq9ekX9TXOmHSZmxYUOaC/view" TargetMode="External"/><Relationship Id="rId513" Type="http://schemas.openxmlformats.org/officeDocument/2006/relationships/hyperlink" Target="https://drive.google.com/file/d/0B1qb0_OLhDrDcnZwZUFNajBaMGs/view?usp=sharing" TargetMode="External"/><Relationship Id="rId555" Type="http://schemas.openxmlformats.org/officeDocument/2006/relationships/hyperlink" Target="https://drive.google.com/file/d/1Nf1stLGfDedwUX2SVlnGE34fdBL3TFgP/view?usp=sharing" TargetMode="External"/><Relationship Id="rId152" Type="http://schemas.openxmlformats.org/officeDocument/2006/relationships/hyperlink" Target="https://drive.google.com/file/d/0B1qb0_OLhDrDTzlKcy13N1ZOWEk/view?usp=sharing" TargetMode="External"/><Relationship Id="rId194" Type="http://schemas.openxmlformats.org/officeDocument/2006/relationships/hyperlink" Target="https://drive.google.com/file/d/0B1qb0_OLhDrDVjB5N1VwdWViUUE/view?usp=sharing" TargetMode="External"/><Relationship Id="rId208" Type="http://schemas.openxmlformats.org/officeDocument/2006/relationships/hyperlink" Target="https://drive.google.com/file/d/1QHSqEfzP6_3v-Ij_t18fQFIoZXJky0wF/view" TargetMode="External"/><Relationship Id="rId415" Type="http://schemas.openxmlformats.org/officeDocument/2006/relationships/hyperlink" Target="https://drive.google.com/file/d/1jxFx7E2BRyM5unt20kWhbT_lH3DT9xF5/view?usp=sharing" TargetMode="External"/><Relationship Id="rId457" Type="http://schemas.openxmlformats.org/officeDocument/2006/relationships/hyperlink" Target="https://drive.google.com/file/d/0B1qb0_OLhDrDNlBGRWVEU3V3Ukk/view?usp=sharing" TargetMode="External"/><Relationship Id="rId261" Type="http://schemas.openxmlformats.org/officeDocument/2006/relationships/hyperlink" Target="https://drive.google.com/file/d/0B1qb0_OLhDrDV1B6cmNpVXhNUW8/view?usp=sharing" TargetMode="External"/><Relationship Id="rId499" Type="http://schemas.openxmlformats.org/officeDocument/2006/relationships/hyperlink" Target="https://drive.google.com/file/d/1-xC_AZYqnOPVg8Bc9KljKQ5jYySAokdJ/view" TargetMode="External"/><Relationship Id="rId14" Type="http://schemas.openxmlformats.org/officeDocument/2006/relationships/hyperlink" Target="https://drive.google.com/file/d/0B1qb0_OLhDrDUTRyZHpSSHNCLWc/view?usp=sharing" TargetMode="External"/><Relationship Id="rId56" Type="http://schemas.openxmlformats.org/officeDocument/2006/relationships/hyperlink" Target="https://drive.google.com/file/d/0B1qb0_OLhDrDa1Rwb3hqZXZsQUE/view?usp=sharing" TargetMode="External"/><Relationship Id="rId317" Type="http://schemas.openxmlformats.org/officeDocument/2006/relationships/hyperlink" Target="https://drive.google.com/file/d/1qGOXRqpVlVoieDOVjoRhsuNGQrwTa8vE/view?usp=sharing" TargetMode="External"/><Relationship Id="rId359" Type="http://schemas.openxmlformats.org/officeDocument/2006/relationships/hyperlink" Target="https://drive.google.com/file/d/0B1qb0_OLhDrDMENVTThBTmVsbE0/view?usp=sharing" TargetMode="External"/><Relationship Id="rId524" Type="http://schemas.openxmlformats.org/officeDocument/2006/relationships/hyperlink" Target="https://drive.google.com/file/d/1r7UYxz4b2YSAAu1hRMJiItLQYX_k5Lie/view?usp=sharing" TargetMode="External"/><Relationship Id="rId98" Type="http://schemas.openxmlformats.org/officeDocument/2006/relationships/hyperlink" Target="https://drive.google.com/file/d/0B1qb0_OLhDrDdEc3WnRPcXN3d3M/view?usp=sharing" TargetMode="External"/><Relationship Id="rId121" Type="http://schemas.openxmlformats.org/officeDocument/2006/relationships/hyperlink" Target="https://drive.google.com/file/d/1ySHcdZ9FuhLTUvNeFaup2CxHftNbkFBy/view" TargetMode="External"/><Relationship Id="rId163" Type="http://schemas.openxmlformats.org/officeDocument/2006/relationships/hyperlink" Target="https://drive.google.com/file/d/0B1qb0_OLhDrDdVMzbFM3SFp3ck0/view?usp=sharing" TargetMode="External"/><Relationship Id="rId219" Type="http://schemas.openxmlformats.org/officeDocument/2006/relationships/hyperlink" Target="https://drive.google.com/file/d/0B1qb0_OLhDrDTnRaWUtGb01RLWc/view?usp=sharing" TargetMode="External"/><Relationship Id="rId370" Type="http://schemas.openxmlformats.org/officeDocument/2006/relationships/hyperlink" Target="https://drive.google.com/file/d/0B1qb0_OLhDrDTTItNVR0ellndm8/view?usp=sharing" TargetMode="External"/><Relationship Id="rId426" Type="http://schemas.openxmlformats.org/officeDocument/2006/relationships/hyperlink" Target="https://drive.google.com/file/d/1Pk3G-iNmRO0koM1Pto3BzyFNL-ZUwuEG/view" TargetMode="External"/><Relationship Id="rId230" Type="http://schemas.openxmlformats.org/officeDocument/2006/relationships/hyperlink" Target="https://drive.google.com/file/d/1oksUsDWp7AxBCRSk2RVy8bduv8bOx7CJ/view?usp=sharing" TargetMode="External"/><Relationship Id="rId468" Type="http://schemas.openxmlformats.org/officeDocument/2006/relationships/hyperlink" Target="https://drive.google.com/file/d/0B1qb0_OLhDrDLTQ2ODBtV1pnZUk/view?usp=sharing" TargetMode="External"/><Relationship Id="rId25" Type="http://schemas.openxmlformats.org/officeDocument/2006/relationships/hyperlink" Target="https://drive.google.com/file/d/0B1qb0_OLhDrDUmwtb3dpYkRKNDA/view?usp=sharing" TargetMode="External"/><Relationship Id="rId67" Type="http://schemas.openxmlformats.org/officeDocument/2006/relationships/hyperlink" Target="https://drive.google.com/file/d/1dj96UihSmur3FNtm9CqXJz80oet5bMWi/view?usp=sharing" TargetMode="External"/><Relationship Id="rId272" Type="http://schemas.openxmlformats.org/officeDocument/2006/relationships/hyperlink" Target="https://drive.google.com/file/d/1Srk_LrKaNah-Bm-0NsVoSSHIgFKet8sW/view?usp=sharing" TargetMode="External"/><Relationship Id="rId328" Type="http://schemas.openxmlformats.org/officeDocument/2006/relationships/hyperlink" Target="http://i.4pcdn.org/tg/1575000393266.pdf" TargetMode="External"/><Relationship Id="rId535" Type="http://schemas.openxmlformats.org/officeDocument/2006/relationships/hyperlink" Target="https://drive.google.com/file/d/1qCxSOcn3SUvb_cpQ-_uAULTRrSXB_Fae/view" TargetMode="External"/><Relationship Id="rId132" Type="http://schemas.openxmlformats.org/officeDocument/2006/relationships/hyperlink" Target="https://drive.google.com/file/d/1GrEQnqI94v-QZZ1Y0UzlhU3PoSgmJZCT/view?usp=sharing" TargetMode="External"/><Relationship Id="rId174" Type="http://schemas.openxmlformats.org/officeDocument/2006/relationships/hyperlink" Target="https://drive.google.com/file/d/0B1qb0_OLhDrDXzBIU2pKM3NUUnM/view" TargetMode="External"/><Relationship Id="rId381" Type="http://schemas.openxmlformats.org/officeDocument/2006/relationships/hyperlink" Target="https://drive.google.com/file/d/0B1qb0_OLhDrDbl84eWE5SHBZcGM/view?usp=sharing" TargetMode="External"/><Relationship Id="rId241" Type="http://schemas.openxmlformats.org/officeDocument/2006/relationships/hyperlink" Target="https://drive.google.com/file/d/0B1qb0_OLhDrDWWM4R2dab0J4ZEE/view?usp=sharing" TargetMode="External"/><Relationship Id="rId437" Type="http://schemas.openxmlformats.org/officeDocument/2006/relationships/hyperlink" Target="https://drive.google.com/file/d/1mBJTKsM0M_9fxz14Yrg7m-IT4Dp01LSg/view?usp=sharing" TargetMode="External"/><Relationship Id="rId479" Type="http://schemas.openxmlformats.org/officeDocument/2006/relationships/hyperlink" Target="https://drive.google.com/file/d/0B1qb0_OLhDrDTTdSTnZvNUp6VTQ/view?usp=sharing" TargetMode="External"/><Relationship Id="rId36" Type="http://schemas.openxmlformats.org/officeDocument/2006/relationships/hyperlink" Target="https://drive.google.com/file/d/1-4TdAdRQoJSBHBMSMP6o4dHaYgjINVEO/view" TargetMode="External"/><Relationship Id="rId283" Type="http://schemas.openxmlformats.org/officeDocument/2006/relationships/hyperlink" Target="https://drive.google.com/file/d/1ypmKE3OTXMRSC3pMFLLLfRJUuq8HXIF_/view?usp=sharing" TargetMode="External"/><Relationship Id="rId339" Type="http://schemas.openxmlformats.org/officeDocument/2006/relationships/hyperlink" Target="https://drive.google.com/file/d/0B1qb0_OLhDrDWTRXYXItX1FOazg/view?usp=sharing" TargetMode="External"/><Relationship Id="rId490" Type="http://schemas.openxmlformats.org/officeDocument/2006/relationships/hyperlink" Target="https://drive.google.com/file/d/1SjPQl377miJQbdXhu8jDYLnF_GoMXeaD/view" TargetMode="External"/><Relationship Id="rId504" Type="http://schemas.openxmlformats.org/officeDocument/2006/relationships/hyperlink" Target="https://drive.google.com/file/d/14TI5chQmLTwhpYebX2Vx5u2FPGIaFaKu/view?usp=sharing" TargetMode="External"/><Relationship Id="rId546" Type="http://schemas.openxmlformats.org/officeDocument/2006/relationships/hyperlink" Target="https://drive.google.com/file/d/11siZ-ajRgZnQqV16gpLxiOdvnzjRHjHC/view" TargetMode="External"/><Relationship Id="rId78" Type="http://schemas.openxmlformats.org/officeDocument/2006/relationships/hyperlink" Target="https://drive.google.com/file/d/0B1qb0_OLhDrDUjZPaWdDN1ZmRW8/view?usp=sharing" TargetMode="External"/><Relationship Id="rId101" Type="http://schemas.openxmlformats.org/officeDocument/2006/relationships/hyperlink" Target="https://drive.google.com/file/d/1kXVNHKtLkc27IT9-eNFx2vjCDN0qXAMI/view?usp=sharing" TargetMode="External"/><Relationship Id="rId143" Type="http://schemas.openxmlformats.org/officeDocument/2006/relationships/hyperlink" Target="https://drive.google.com/file/d/0B1qb0_OLhDrDbVFpR3Y5OFg0eVk/view?usp=sharing" TargetMode="External"/><Relationship Id="rId185" Type="http://schemas.openxmlformats.org/officeDocument/2006/relationships/hyperlink" Target="https://drive.google.com/file/d/1zzyAGW0a81mAat71XnBPNIdS2sjisQap/view?usp=sharing" TargetMode="External"/><Relationship Id="rId350" Type="http://schemas.openxmlformats.org/officeDocument/2006/relationships/hyperlink" Target="https://drive.google.com/file/d/1-3nxvUUQ7qy41KweYIAVRc522b4JJbEL/view" TargetMode="External"/><Relationship Id="rId406" Type="http://schemas.openxmlformats.org/officeDocument/2006/relationships/hyperlink" Target="https://drive.google.com/file/d/1_alsOvdJb1oxG7jzNLfzxBXgQc7rU60q/view?usp=sharing" TargetMode="External"/><Relationship Id="rId9" Type="http://schemas.openxmlformats.org/officeDocument/2006/relationships/hyperlink" Target="https://docs.google.com/document/d/1EthqfQ0H9MBllvUkQe0edTINgucKTzBxX6j7dEInGcc/edit?usp=sharing" TargetMode="External"/><Relationship Id="rId210" Type="http://schemas.openxmlformats.org/officeDocument/2006/relationships/hyperlink" Target="https://drive.google.com/file/d/1HEyg8bjwRe0R6m3w9g9zEXmPTxWL1OgE/view?usp=sharing" TargetMode="External"/><Relationship Id="rId392" Type="http://schemas.openxmlformats.org/officeDocument/2006/relationships/hyperlink" Target="https://drive.google.com/file/d/1SbFYgnv2NmZwRPVdMrxSu8ogn4VG7qkl/view" TargetMode="External"/><Relationship Id="rId448" Type="http://schemas.openxmlformats.org/officeDocument/2006/relationships/hyperlink" Target="https://drive.google.com/file/d/0B1qb0_OLhDrDVGhvNGtJRUNrZ0E/view?usp=sharing" TargetMode="External"/><Relationship Id="rId252" Type="http://schemas.openxmlformats.org/officeDocument/2006/relationships/hyperlink" Target="https://drive.google.com/file/d/0B1qb0_OLhDrDT2FXdXBpVzNQak0/view?usp=sharing" TargetMode="External"/><Relationship Id="rId294" Type="http://schemas.openxmlformats.org/officeDocument/2006/relationships/hyperlink" Target="https://drive.google.com/file/d/1RF_R4NSrfQhyw15n7ZWlSWe1k990m4Te/view" TargetMode="External"/><Relationship Id="rId308" Type="http://schemas.openxmlformats.org/officeDocument/2006/relationships/hyperlink" Target="https://drive.google.com/file/d/0B1qb0_OLhDrDZWdpQ09KX0hnTms/view" TargetMode="External"/><Relationship Id="rId515" Type="http://schemas.openxmlformats.org/officeDocument/2006/relationships/hyperlink" Target="https://drive.google.com/file/d/1-cY4IRIqtMbgbmgWpTre8ROcVJVuh2mb/view?usp=sharing" TargetMode="External"/><Relationship Id="rId47" Type="http://schemas.openxmlformats.org/officeDocument/2006/relationships/hyperlink" Target="https://drive.google.com/file/d/0B1qb0_OLhDrDSERpUVUta0VPemM/view?usp=sharing" TargetMode="External"/><Relationship Id="rId89" Type="http://schemas.openxmlformats.org/officeDocument/2006/relationships/hyperlink" Target="https://drive.google.com/file/d/0B1qb0_OLhDrDOXFoVUR6ZmpYejQ/view?usp=sharing" TargetMode="External"/><Relationship Id="rId112" Type="http://schemas.openxmlformats.org/officeDocument/2006/relationships/hyperlink" Target="https://drive.google.com/file/d/0B1qb0_OLhDrDWlBXYVRocGIyelk/view?usp=sharing" TargetMode="External"/><Relationship Id="rId154" Type="http://schemas.openxmlformats.org/officeDocument/2006/relationships/hyperlink" Target="https://drive.google.com/file/d/1IEjTfTOZZQ_QwFgihZOqsHf31o4cuPG5/view?usp=sharing" TargetMode="External"/><Relationship Id="rId361" Type="http://schemas.openxmlformats.org/officeDocument/2006/relationships/hyperlink" Target="https://drive.google.com/file/d/0B1qb0_OLhDrDWkpCaWZ0S3FkaG8/view?usp=sharing" TargetMode="External"/><Relationship Id="rId557" Type="http://schemas.openxmlformats.org/officeDocument/2006/relationships/theme" Target="theme/theme1.xml"/><Relationship Id="rId196" Type="http://schemas.openxmlformats.org/officeDocument/2006/relationships/hyperlink" Target="https://drive.google.com/file/d/1x-7UYH4TTBnoGcA_JrE6SPc0nat4vL3Q/view?usp=sharing" TargetMode="External"/><Relationship Id="rId417" Type="http://schemas.openxmlformats.org/officeDocument/2006/relationships/hyperlink" Target="https://drive.google.com/file/d/0B81mjeHnS3ZAaGhlUFVrcmFvZ1k/view?usp=sharing" TargetMode="External"/><Relationship Id="rId459" Type="http://schemas.openxmlformats.org/officeDocument/2006/relationships/hyperlink" Target="https://drive.google.com/file/d/0B1qb0_OLhDrDUXdLRzBoWGVreTA/view?usp=sharing" TargetMode="External"/><Relationship Id="rId16" Type="http://schemas.openxmlformats.org/officeDocument/2006/relationships/hyperlink" Target="https://drive.google.com/file/d/0B1qb0_OLhDrDQUlIMmdiS3pBa00/view?usp=sharing" TargetMode="External"/><Relationship Id="rId221" Type="http://schemas.openxmlformats.org/officeDocument/2006/relationships/hyperlink" Target="https://drive.google.com/file/d/0B0PQzozabI1OcUV2U19QT00tU0U/view?usp=sharing" TargetMode="External"/><Relationship Id="rId263" Type="http://schemas.openxmlformats.org/officeDocument/2006/relationships/hyperlink" Target="https://i.4pcdn.org/tg/1550879391026.pdf" TargetMode="External"/><Relationship Id="rId319" Type="http://schemas.openxmlformats.org/officeDocument/2006/relationships/hyperlink" Target="https://drive.google.com/file/d/0B1qb0_OLhDrDQi1FNTdBOFh6bzg/view?usp=sharing" TargetMode="External"/><Relationship Id="rId470" Type="http://schemas.openxmlformats.org/officeDocument/2006/relationships/hyperlink" Target="https://drive.google.com/file/d/0B1qb0_OLhDrDQlA3SFhPWkkycFU/view?usp=sharing" TargetMode="External"/><Relationship Id="rId526" Type="http://schemas.openxmlformats.org/officeDocument/2006/relationships/hyperlink" Target="https://drive.google.com/file/d/0B1qb0_OLhDrDZ1RIYWxrNHR0ZW8/view?usp=sharing" TargetMode="External"/><Relationship Id="rId58" Type="http://schemas.openxmlformats.org/officeDocument/2006/relationships/hyperlink" Target="https://drive.google.com/file/d/1KkQNzpXlSxoIToyxBhPyI4qox6yfNTQx/view" TargetMode="External"/><Relationship Id="rId123" Type="http://schemas.openxmlformats.org/officeDocument/2006/relationships/hyperlink" Target="https://drive.google.com/file/d/1aAC_zz_cTNOXMFIQyhNNTc1cNu31ssVf/view?usp=sharing" TargetMode="External"/><Relationship Id="rId330" Type="http://schemas.openxmlformats.org/officeDocument/2006/relationships/hyperlink" Target="https://drive.google.com/file/d/0B1qb0_OLhDrDZ1NSMUtNMmM5SFE/view?usp=sharing" TargetMode="External"/><Relationship Id="rId165" Type="http://schemas.openxmlformats.org/officeDocument/2006/relationships/hyperlink" Target="https://drive.google.com/file/d/0B1qb0_OLhDrDcVhOdFdNYTkzRzQ/view" TargetMode="External"/><Relationship Id="rId372" Type="http://schemas.openxmlformats.org/officeDocument/2006/relationships/hyperlink" Target="https://drive.google.com/file/d/1lyA278ZHP-Ll5z_JSs6ZT-qZ93W224aW/view?usp=sharing" TargetMode="External"/><Relationship Id="rId428" Type="http://schemas.openxmlformats.org/officeDocument/2006/relationships/hyperlink" Target="https://drive.google.com/file/d/0B1qb0_OLhDrDTy1icHF4clpvYk0/view?usp=sharing" TargetMode="External"/><Relationship Id="rId232" Type="http://schemas.openxmlformats.org/officeDocument/2006/relationships/hyperlink" Target="https://drive.google.com/file/d/1Hy4jeDzg5AzoSaaP_0h1GMw3Tt5e0ihG/view?usp=sharing" TargetMode="External"/><Relationship Id="rId274" Type="http://schemas.openxmlformats.org/officeDocument/2006/relationships/hyperlink" Target="https://drive.google.com/file/d/0B1qb0_OLhDrDS0xiY0FsSlVROVU/view?usp=sharing" TargetMode="External"/><Relationship Id="rId481" Type="http://schemas.openxmlformats.org/officeDocument/2006/relationships/hyperlink" Target="https://i.4pcdn.org/tg/1451854860108.pdf" TargetMode="External"/><Relationship Id="rId27" Type="http://schemas.openxmlformats.org/officeDocument/2006/relationships/hyperlink" Target="https://drive.google.com/file/d/0B1qb0_OLhDrDYlZnT0hGcDQxTUU/view?usp=sharing" TargetMode="External"/><Relationship Id="rId69" Type="http://schemas.openxmlformats.org/officeDocument/2006/relationships/hyperlink" Target="https://i.4pcdn.org/tg/1476560506082.pdf" TargetMode="External"/><Relationship Id="rId134" Type="http://schemas.openxmlformats.org/officeDocument/2006/relationships/hyperlink" Target="https://drive.google.com/file/d/1m0HGYVa4zeNFL1Or6ZGxiyozWAOchced/view?usp=sharing" TargetMode="External"/><Relationship Id="rId537" Type="http://schemas.openxmlformats.org/officeDocument/2006/relationships/hyperlink" Target="https://drive.google.com/file/d/1rOgAcfzQSfuKpfTp6O50553_76WsbaIv/view?usp=sharing" TargetMode="External"/><Relationship Id="rId80" Type="http://schemas.openxmlformats.org/officeDocument/2006/relationships/hyperlink" Target="https://drive.google.com/file/d/1JlfanCJij2iVVGORKZc24o2Oah2XipDp/view?usp=sharing" TargetMode="External"/><Relationship Id="rId176" Type="http://schemas.openxmlformats.org/officeDocument/2006/relationships/hyperlink" Target="https://drive.google.com/file/d/0B1qb0_OLhDrDVldVbVR5eExGMDQ/view?usp=sharing" TargetMode="External"/><Relationship Id="rId341" Type="http://schemas.openxmlformats.org/officeDocument/2006/relationships/hyperlink" Target="https://drive.google.com/file/d/1sD1I1SytUxjov30wqXNb04eNXauZEme6/view?usp=sharing" TargetMode="External"/><Relationship Id="rId383" Type="http://schemas.openxmlformats.org/officeDocument/2006/relationships/hyperlink" Target="https://drive.google.com/file/d/1VePgYp1V-vql5xOvU88LPWhmiiBfJEWO/view?usp=sharing" TargetMode="External"/><Relationship Id="rId439" Type="http://schemas.openxmlformats.org/officeDocument/2006/relationships/hyperlink" Target="https://drive.google.com/file/d/19VGCZ52sdjTjjywRAIDu_qAXgh-iPV-u/view?usp=sharing" TargetMode="External"/><Relationship Id="rId201" Type="http://schemas.openxmlformats.org/officeDocument/2006/relationships/hyperlink" Target="https://drive.google.com/file/d/1xJxhtVBqzWM0DN1UheT3c8QUGieM3CFR/view?usp=sharing" TargetMode="External"/><Relationship Id="rId243" Type="http://schemas.openxmlformats.org/officeDocument/2006/relationships/hyperlink" Target="https://drive.google.com/file/d/0B1qb0_OLhDrDVTZtQ1JaVEpRRkU/view?usp=sharing" TargetMode="External"/><Relationship Id="rId285" Type="http://schemas.openxmlformats.org/officeDocument/2006/relationships/hyperlink" Target="https://drive.google.com/file/d/0B1qb0_OLhDrDcEM1ZGxlVkpoNm8/view?usp=sharing" TargetMode="External"/><Relationship Id="rId450" Type="http://schemas.openxmlformats.org/officeDocument/2006/relationships/hyperlink" Target="https://drive.google.com/file/d/0B1qb0_OLhDrDOGhCVGg0c25tbnM/view?usp=sharing" TargetMode="External"/><Relationship Id="rId506" Type="http://schemas.openxmlformats.org/officeDocument/2006/relationships/hyperlink" Target="https://drive.google.com/file/d/0B1qb0_OLhDrDYkZ2bTNiUG5Ua1E/view?usp=sharing" TargetMode="External"/><Relationship Id="rId38" Type="http://schemas.openxmlformats.org/officeDocument/2006/relationships/hyperlink" Target="https://drive.google.com/file/d/0B1qb0_OLhDrDUXNYeUVDOFBiNGs/view?usp=sharing" TargetMode="External"/><Relationship Id="rId103" Type="http://schemas.openxmlformats.org/officeDocument/2006/relationships/hyperlink" Target="https://drive.google.com/file/d/0B1qb0_OLhDrDNWxfSnY1V1FxMlk/view?usp=sharing" TargetMode="External"/><Relationship Id="rId310" Type="http://schemas.openxmlformats.org/officeDocument/2006/relationships/hyperlink" Target="https://drive.google.com/file/d/1SyEE5mm19iKwUs-eu4gjVa2-evdh7kIn/view?usp=sharing" TargetMode="External"/><Relationship Id="rId492" Type="http://schemas.openxmlformats.org/officeDocument/2006/relationships/hyperlink" Target="https://drive.google.com/file/d/0B1qb0_OLhDrDNkF1cGZEMzR3elE/view?usp=sharing" TargetMode="External"/><Relationship Id="rId548" Type="http://schemas.openxmlformats.org/officeDocument/2006/relationships/hyperlink" Target="http://i.4pcdn.org/tg/1522680291453.pdf" TargetMode="External"/><Relationship Id="rId91" Type="http://schemas.openxmlformats.org/officeDocument/2006/relationships/hyperlink" Target="https://drive.google.com/file/d/0B1qb0_OLhDrDZlJ0bjhXTkJSYWs/view?usp=drivesdk" TargetMode="External"/><Relationship Id="rId145" Type="http://schemas.openxmlformats.org/officeDocument/2006/relationships/hyperlink" Target="https://drive.google.com/file/d/1ZNhUjBjauPG0P4KNR0IIa36b5Yidcfk9/view?usp=sharing" TargetMode="External"/><Relationship Id="rId187" Type="http://schemas.openxmlformats.org/officeDocument/2006/relationships/hyperlink" Target="https://drive.google.com/file/d/1mE3vGhg1KBF3oTQRzL0P72cBATUMVvdO/view?usp=sharing" TargetMode="External"/><Relationship Id="rId352" Type="http://schemas.openxmlformats.org/officeDocument/2006/relationships/hyperlink" Target="https://drive.google.com/file/d/0B1qb0_OLhDrDZDNzLVdpZk5pQW8/view?usp=sharing" TargetMode="External"/><Relationship Id="rId394" Type="http://schemas.openxmlformats.org/officeDocument/2006/relationships/hyperlink" Target="https://drive.google.com/file/d/1tgVhqBYJggF0fR0lZDzpgtzEc4z4fU1j/view" TargetMode="External"/><Relationship Id="rId408" Type="http://schemas.openxmlformats.org/officeDocument/2006/relationships/hyperlink" Target="https://drive.google.com/file/d/187UIuGzQNlnbSm3Yx3Px3rBg4TXOizLd/view?usp=sharing" TargetMode="External"/><Relationship Id="rId212" Type="http://schemas.openxmlformats.org/officeDocument/2006/relationships/hyperlink" Target="https://drive.google.com/file/d/1WfMPOUZXR3tVFHCZ7MdPjSLLtxBFetaj/view?usp=sharing" TargetMode="External"/><Relationship Id="rId254" Type="http://schemas.openxmlformats.org/officeDocument/2006/relationships/hyperlink" Target="https://img.fireden.net/tg/image/1523/85/1523854346759.pdf" TargetMode="External"/><Relationship Id="rId49" Type="http://schemas.openxmlformats.org/officeDocument/2006/relationships/hyperlink" Target="https://drive.google.com/file/d/0B1qb0_OLhDrDZ2ptU3ltaEtjWGs/view?usp=sharing" TargetMode="External"/><Relationship Id="rId114" Type="http://schemas.openxmlformats.org/officeDocument/2006/relationships/hyperlink" Target="https://drive.google.com/file/d/1nwpbs0gMqhxDfdyAln80vpbTQILMUkNX/view?usp=sharing" TargetMode="External"/><Relationship Id="rId296" Type="http://schemas.openxmlformats.org/officeDocument/2006/relationships/hyperlink" Target="https://drive.google.com/file/d/0B1qb0_OLhDrDRWZNQlo4RW1wSlU/view?usp=sharing" TargetMode="External"/><Relationship Id="rId461" Type="http://schemas.openxmlformats.org/officeDocument/2006/relationships/hyperlink" Target="https://drive.google.com/file/d/18UtdbUYW0EVYYyLmqF0dg989CrGtF7To/view?usp=sharing" TargetMode="External"/><Relationship Id="rId517" Type="http://schemas.openxmlformats.org/officeDocument/2006/relationships/hyperlink" Target="https://docs.google.com/document/d/1mgEZ6oQuJKGiqaJBmsGLgPqJoYTmlou55-x4oMW82TI/edit" TargetMode="External"/><Relationship Id="rId60" Type="http://schemas.openxmlformats.org/officeDocument/2006/relationships/hyperlink" Target="https://drive.google.com/file/d/1lYUSEMrSnZXCp85st0TiB2P_OnxV00qg/view?usp=sharing" TargetMode="External"/><Relationship Id="rId156" Type="http://schemas.openxmlformats.org/officeDocument/2006/relationships/hyperlink" Target="https://drive.google.com/file/d/1dUpTmzcpUO4pWD3l3Yufn5I_2943pslT/view?usp=sharing" TargetMode="External"/><Relationship Id="rId198" Type="http://schemas.openxmlformats.org/officeDocument/2006/relationships/hyperlink" Target="https://drive.google.com/file/d/1igXwIEuoleAQeEZNiAwGoMO-PvBS1WGm/view?usp=sharing" TargetMode="External"/><Relationship Id="rId321" Type="http://schemas.openxmlformats.org/officeDocument/2006/relationships/hyperlink" Target="https://drive.google.com/file/d/0B1qb0_OLhDrDZU1wNjc5c25Fbnc/view?usp=sharing" TargetMode="External"/><Relationship Id="rId363" Type="http://schemas.openxmlformats.org/officeDocument/2006/relationships/hyperlink" Target="https://drive.google.com/file/d/1O43jOcR3oZjJ985hDytdj1y1sQxL89_m/view?usp=sharing" TargetMode="External"/><Relationship Id="rId419" Type="http://schemas.openxmlformats.org/officeDocument/2006/relationships/hyperlink" Target="https://drive.google.com/file/d/1teBvDEk-I2CCxJUYIcagvQYz2NFwhqsX/view?usp=sharing" TargetMode="External"/><Relationship Id="rId223" Type="http://schemas.openxmlformats.org/officeDocument/2006/relationships/hyperlink" Target="https://imgur.com/r/JumpChain/vJNKL" TargetMode="External"/><Relationship Id="rId430" Type="http://schemas.openxmlformats.org/officeDocument/2006/relationships/hyperlink" Target="https://drive.google.com/file/d/0B1qb0_OLhDrDcnZBQUxaaFlIZmc/view?usp=sharing" TargetMode="External"/><Relationship Id="rId18" Type="http://schemas.openxmlformats.org/officeDocument/2006/relationships/hyperlink" Target="https://drive.google.com/file/d/1LB7CwBy45co0UnZYkqaLcwujNeZumavg/view?usp=sharing" TargetMode="External"/><Relationship Id="rId265" Type="http://schemas.openxmlformats.org/officeDocument/2006/relationships/hyperlink" Target="https://drive.google.com/file/d/1j4FZmd7iCYgLGfomHVEydljyZmXqA5zU/view?usp=sharing" TargetMode="External"/><Relationship Id="rId472" Type="http://schemas.openxmlformats.org/officeDocument/2006/relationships/hyperlink" Target="https://drive.google.com/file/d/16UJuABn4WHbveiPPU3i2CaWpYgfyKhQK/view?usp=sharing" TargetMode="External"/><Relationship Id="rId528" Type="http://schemas.openxmlformats.org/officeDocument/2006/relationships/hyperlink" Target="https://drive.google.com/file/d/1xuyeK_SqVA_t0Xqr8rBGgHCFnGZ31PkW/view?usp=sharing" TargetMode="External"/><Relationship Id="rId125" Type="http://schemas.openxmlformats.org/officeDocument/2006/relationships/hyperlink" Target="https://drive.google.com/file/d/1QTry1V3JHCsyjHN09BrYh2mDRY6CkGUQ/view?usp=sharing" TargetMode="External"/><Relationship Id="rId167" Type="http://schemas.openxmlformats.org/officeDocument/2006/relationships/hyperlink" Target="https://drive.google.com/file/d/0B1qb0_OLhDrDYUpKY1BjZFB5U0U/view?usp=sharing" TargetMode="External"/><Relationship Id="rId332" Type="http://schemas.openxmlformats.org/officeDocument/2006/relationships/hyperlink" Target="https://drive.google.com/file/d/1KqTR6WvIQtNqOM6hpPFqicViWKvniWNX/view" TargetMode="External"/><Relationship Id="rId374" Type="http://schemas.openxmlformats.org/officeDocument/2006/relationships/hyperlink" Target="https://drive.google.com/file/d/0B1qb0_OLhDrDbE1qQkNOR2NMQms/view?usp=sharing" TargetMode="External"/><Relationship Id="rId71" Type="http://schemas.openxmlformats.org/officeDocument/2006/relationships/hyperlink" Target="https://drive.google.com/file/d/1xAJu99yPAwEykOdyTZLK3uPUZFBgVpRR/view?usp=sharing" TargetMode="External"/><Relationship Id="rId234" Type="http://schemas.openxmlformats.org/officeDocument/2006/relationships/hyperlink" Target="https://drive.google.com/file/d/1hCNdyCn3N2_YE5JBtq9kluGU3NqZtkFe/view?usp=sharing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drive.google.com/file/d/1uMzQqfIbGhSuDOTLyRxaU1gZqmUVIiHf/view" TargetMode="External"/><Relationship Id="rId276" Type="http://schemas.openxmlformats.org/officeDocument/2006/relationships/hyperlink" Target="https://imgur.com/a/OcfAY" TargetMode="External"/><Relationship Id="rId441" Type="http://schemas.openxmlformats.org/officeDocument/2006/relationships/hyperlink" Target="https://drive.google.com/file/d/15Gm5dEvbMHfnmdAyPuai9fyvh5zbs3Ql/view?usp=sharing" TargetMode="External"/><Relationship Id="rId483" Type="http://schemas.openxmlformats.org/officeDocument/2006/relationships/hyperlink" Target="https://drive.google.com/file/d/0B1qb0_OLhDrDX0VJUW8yN191Smc/view?usp=sharing" TargetMode="External"/><Relationship Id="rId539" Type="http://schemas.openxmlformats.org/officeDocument/2006/relationships/hyperlink" Target="https://imgur.com/a/e82CH" TargetMode="External"/><Relationship Id="rId40" Type="http://schemas.openxmlformats.org/officeDocument/2006/relationships/hyperlink" Target="https://drive.google.com/file/d/1EY1WhA3j7XKjQcASrssiFjFYym_2meXn/view?usp=sharing" TargetMode="External"/><Relationship Id="rId136" Type="http://schemas.openxmlformats.org/officeDocument/2006/relationships/hyperlink" Target="https://drive.google.com/file/d/1z31jF2sGELDOPtjPeQYo-3SuSBcNBxjo/view?usp=sharing" TargetMode="External"/><Relationship Id="rId178" Type="http://schemas.openxmlformats.org/officeDocument/2006/relationships/hyperlink" Target="https://docdro.id/SJWGy96" TargetMode="External"/><Relationship Id="rId301" Type="http://schemas.openxmlformats.org/officeDocument/2006/relationships/hyperlink" Target="https://drive.google.com/file/d/1OXIHeTrNOLPNGd4Ibir_Dq4bFdu-cuYx/view?usp=sharing" TargetMode="External"/><Relationship Id="rId343" Type="http://schemas.openxmlformats.org/officeDocument/2006/relationships/hyperlink" Target="https://drive.google.com/file/d/0B1qb0_OLhDrDVXI0RmNxVkxnbG8/view?usp=sharing" TargetMode="External"/><Relationship Id="rId550" Type="http://schemas.openxmlformats.org/officeDocument/2006/relationships/hyperlink" Target="https://drive.google.com/file/d/1owy72dGg15cHZtXZCqTqF20IL1n0-r_z/view" TargetMode="External"/><Relationship Id="rId82" Type="http://schemas.openxmlformats.org/officeDocument/2006/relationships/hyperlink" Target="https://drive.google.com/file/d/1d7sgx4B8Ioi1elcCZ2SqX21HYN5cbI0c/view?usp=sharing" TargetMode="External"/><Relationship Id="rId203" Type="http://schemas.openxmlformats.org/officeDocument/2006/relationships/hyperlink" Target="https://drive.google.com/file/d/0B1qb0_OLhDrDdldsZ3VqM0JGMUE/view?usp=sharing" TargetMode="External"/><Relationship Id="rId385" Type="http://schemas.openxmlformats.org/officeDocument/2006/relationships/hyperlink" Target="https://drive.google.com/file/d/0B1qb0_OLhDrDLXItU2lxa284Znc/view?usp=sharing" TargetMode="External"/><Relationship Id="rId245" Type="http://schemas.openxmlformats.org/officeDocument/2006/relationships/hyperlink" Target="https://drive.google.com/file/d/17yl2Zz0NpY6VSdYoNYHun7SEamCOrMgR/view?usp=sharing" TargetMode="External"/><Relationship Id="rId287" Type="http://schemas.openxmlformats.org/officeDocument/2006/relationships/hyperlink" Target="https://drive.google.com/file/d/0B1qb0_OLhDrDX3V0N01Ya0ZpRTg/view?usp=sharing" TargetMode="External"/><Relationship Id="rId410" Type="http://schemas.openxmlformats.org/officeDocument/2006/relationships/hyperlink" Target="https://drive.google.com/file/d/0B1qb0_OLhDrDd203ZWpnWUIzTzA/view?usp=sharing" TargetMode="External"/><Relationship Id="rId452" Type="http://schemas.openxmlformats.org/officeDocument/2006/relationships/hyperlink" Target="https://drive.google.com/file/d/0B1qb0_OLhDrDZV95RnJWenpJZGc/view?usp=sharing" TargetMode="External"/><Relationship Id="rId494" Type="http://schemas.openxmlformats.org/officeDocument/2006/relationships/hyperlink" Target="https://drive.google.com/file/d/0B1qb0_OLhDrDZkxmZENnSTNNTEk/view?usp=sharing" TargetMode="External"/><Relationship Id="rId508" Type="http://schemas.openxmlformats.org/officeDocument/2006/relationships/hyperlink" Target="https://drive.google.com/file/d/1l2uKtgeOxPYZtGb7cqQoY_IcpskOy17f/view?usp=sharing" TargetMode="External"/><Relationship Id="rId105" Type="http://schemas.openxmlformats.org/officeDocument/2006/relationships/hyperlink" Target="https://drive.google.com/file/d/16s5sL_5FV5yNtbHX1NvW47KActj8gJWu/view?usp=sharing" TargetMode="External"/><Relationship Id="rId147" Type="http://schemas.openxmlformats.org/officeDocument/2006/relationships/hyperlink" Target="https://drive.google.com/file/d/0B1qb0_OLhDrDN0d2WTNoZm9Sb2s/view?usp=sharing" TargetMode="External"/><Relationship Id="rId312" Type="http://schemas.openxmlformats.org/officeDocument/2006/relationships/hyperlink" Target="https://drive.google.com/file/d/1aUbUhY4u1G24it1IhooFjLq8vYWfCc_n/view?usp=sharing" TargetMode="External"/><Relationship Id="rId354" Type="http://schemas.openxmlformats.org/officeDocument/2006/relationships/hyperlink" Target="http://i.4pcdn.org/tg/1411622294246.pdf" TargetMode="External"/><Relationship Id="rId51" Type="http://schemas.openxmlformats.org/officeDocument/2006/relationships/hyperlink" Target="https://drive.google.com/file/d/1Cx6wrn5Mr14azY8h978jTwu816QL2pD5/view?usp=sharing" TargetMode="External"/><Relationship Id="rId93" Type="http://schemas.openxmlformats.org/officeDocument/2006/relationships/hyperlink" Target="https://drive.google.com/file/d/1xp3Y_j9SjWwQVPOZr3_rUZEk_7UciO0I/view?usp=sharing" TargetMode="External"/><Relationship Id="rId189" Type="http://schemas.openxmlformats.org/officeDocument/2006/relationships/hyperlink" Target="https://drive.google.com/file/d/1b1dP0XZFDZ3XBR23jodqJ1O2MrrlZlno/view?usp=sharing" TargetMode="External"/><Relationship Id="rId396" Type="http://schemas.openxmlformats.org/officeDocument/2006/relationships/hyperlink" Target="https://drive.google.com/file/d/0B1qb0_OLhDrDYkQwUllwa084Qlk/view" TargetMode="External"/><Relationship Id="rId214" Type="http://schemas.openxmlformats.org/officeDocument/2006/relationships/hyperlink" Target="https://drive.google.com/file/d/12h9Ej4vymq9wOvBpkRlzLUzYhFU9R1Jb/view?usp=sharing" TargetMode="External"/><Relationship Id="rId256" Type="http://schemas.openxmlformats.org/officeDocument/2006/relationships/hyperlink" Target="https://drive.google.com/file/d/0B_wNukbDcfWpNWRpbzNaMzB1YW8/view?usp=sharing" TargetMode="External"/><Relationship Id="rId298" Type="http://schemas.openxmlformats.org/officeDocument/2006/relationships/hyperlink" Target="https://drive.google.com/file/d/0B1qb0_OLhDrDeFFVSmlMQTlGMEU/view?usp=sharing" TargetMode="External"/><Relationship Id="rId421" Type="http://schemas.openxmlformats.org/officeDocument/2006/relationships/hyperlink" Target="https://drive.google.com/file/d/1Nqr2adfl9lDxT8dF-yrENriklYEM5ruT/view?usp=sharing" TargetMode="External"/><Relationship Id="rId463" Type="http://schemas.openxmlformats.org/officeDocument/2006/relationships/hyperlink" Target="https://drive.google.com/file/d/1lBWiW8MP-JEThdN_PL1J8O1xqDXP1Ukc/view?usp=sharing" TargetMode="External"/><Relationship Id="rId519" Type="http://schemas.openxmlformats.org/officeDocument/2006/relationships/hyperlink" Target="https://drive.google.com/file/d/1Duv8GxXf-66PjktVSGgdzqk1uzeXRSUW/view" TargetMode="External"/><Relationship Id="rId116" Type="http://schemas.openxmlformats.org/officeDocument/2006/relationships/hyperlink" Target="https://drive.google.com/file/d/0B1qb0_OLhDrDaE9ZcGNtOW5BaGs/view?usp=sharing" TargetMode="External"/><Relationship Id="rId158" Type="http://schemas.openxmlformats.org/officeDocument/2006/relationships/hyperlink" Target="https://drive.google.com/file/d/1phj1q1fofFCAf5BG9jIt_87lXRmynwV5/view?usp=sharing" TargetMode="External"/><Relationship Id="rId323" Type="http://schemas.openxmlformats.org/officeDocument/2006/relationships/hyperlink" Target="https://drive.google.com/file/d/1tbF68UdGRa3PeE4ZE6RI9It0-KC-aDqV/view" TargetMode="External"/><Relationship Id="rId530" Type="http://schemas.openxmlformats.org/officeDocument/2006/relationships/hyperlink" Target="https://img.fireden.net/tg/image/1551/73/1551732141768.pdf" TargetMode="External"/><Relationship Id="rId20" Type="http://schemas.openxmlformats.org/officeDocument/2006/relationships/hyperlink" Target="https://docs.google.com/document/d/1T9rjT6HRY_ej7Ostxi4KH1LiQ3poEQaHw_9o9d0EmBI/edit" TargetMode="External"/><Relationship Id="rId62" Type="http://schemas.openxmlformats.org/officeDocument/2006/relationships/hyperlink" Target="https://drive.google.com/file/d/0B1qb0_OLhDrDdEJpcWJFenBuZU0/view?usp=sharing" TargetMode="External"/><Relationship Id="rId365" Type="http://schemas.openxmlformats.org/officeDocument/2006/relationships/hyperlink" Target="https://drive.google.com/file/d/0B1qb0_OLhDrDU0lsazllR1JGcmM/view?usp=sharing" TargetMode="External"/><Relationship Id="rId225" Type="http://schemas.openxmlformats.org/officeDocument/2006/relationships/hyperlink" Target="https://drive.google.com/file/d/0B1qb0_OLhDrDQXc5SVJGV0NLbTQ/view" TargetMode="External"/><Relationship Id="rId267" Type="http://schemas.openxmlformats.org/officeDocument/2006/relationships/hyperlink" Target="https://drive.google.com/file/d/0B1qb0_OLhDrDVU9ELTM3YlhrOUE/view" TargetMode="External"/><Relationship Id="rId432" Type="http://schemas.openxmlformats.org/officeDocument/2006/relationships/hyperlink" Target="https://drive.google.com/file/d/1r6HpaC4638xLe3OfxVO2fNtWPv49NtO1/view" TargetMode="External"/><Relationship Id="rId474" Type="http://schemas.openxmlformats.org/officeDocument/2006/relationships/hyperlink" Target="https://drive.google.com/file/d/1893cOXo6CPX1wT5UfDlYMcCkelj1Qz1s/view?usp=sharing" TargetMode="External"/><Relationship Id="rId127" Type="http://schemas.openxmlformats.org/officeDocument/2006/relationships/hyperlink" Target="https://drive.google.com/file/d/1_nvCKIQVyYc5icNHCyqax2GPV6n5CyVx/view?usp=sharing" TargetMode="External"/><Relationship Id="rId31" Type="http://schemas.openxmlformats.org/officeDocument/2006/relationships/hyperlink" Target="https://drive.google.com/file/d/0B1qb0_OLhDrDbXFTZkxNM0hPSzA/view" TargetMode="External"/><Relationship Id="rId73" Type="http://schemas.openxmlformats.org/officeDocument/2006/relationships/hyperlink" Target="https://drive.google.com/file/d/0By8NY-NO4-N5RmlmZ01CdmFxcFk/view" TargetMode="External"/><Relationship Id="rId169" Type="http://schemas.openxmlformats.org/officeDocument/2006/relationships/hyperlink" Target="https://drive.google.com/file/d/1IOEfWuUhe-Sc84z3jGA17h_nXjBFf9zf/view" TargetMode="External"/><Relationship Id="rId334" Type="http://schemas.openxmlformats.org/officeDocument/2006/relationships/hyperlink" Target="https://drive.google.com/file/d/0B1qb0_OLhDrDSWZuejBBaTdfNFE/view?usp=sharing" TargetMode="External"/><Relationship Id="rId376" Type="http://schemas.openxmlformats.org/officeDocument/2006/relationships/hyperlink" Target="https://drive.google.com/file/d/1wuOy6O6W6yXFxGWTJfV3LJPT01aCMIp1/view?usp=sharing" TargetMode="External"/><Relationship Id="rId541" Type="http://schemas.openxmlformats.org/officeDocument/2006/relationships/hyperlink" Target="https://drive.google.com/file/d/0B1qb0_OLhDrDZ1lUQmJ5NkRuQjQ/view?usp=sharing" TargetMode="External"/><Relationship Id="rId4" Type="http://schemas.openxmlformats.org/officeDocument/2006/relationships/image" Target="media/image1.gif"/><Relationship Id="rId180" Type="http://schemas.openxmlformats.org/officeDocument/2006/relationships/hyperlink" Target="https://drive.google.com/file/d/1a20u0Aqk6OPYJoR5PUCVqlgruTGdPsxg/view?usp=sharing" TargetMode="External"/><Relationship Id="rId236" Type="http://schemas.openxmlformats.org/officeDocument/2006/relationships/hyperlink" Target="https://drive.google.com/file/d/0B1qb0_OLhDrDQkVfY1l1Y3hTRVk/view?usp=sharing" TargetMode="External"/><Relationship Id="rId278" Type="http://schemas.openxmlformats.org/officeDocument/2006/relationships/hyperlink" Target="https://drive.google.com/file/d/0B1qb0_OLhDrDZk1IUTgtekxSdGs/view?usp=sharing" TargetMode="External"/><Relationship Id="rId401" Type="http://schemas.openxmlformats.org/officeDocument/2006/relationships/hyperlink" Target="https://img.fireden.net/tg/image/1527/15/1527157278598.pdf" TargetMode="External"/><Relationship Id="rId443" Type="http://schemas.openxmlformats.org/officeDocument/2006/relationships/hyperlink" Target="https://drive.google.com/file/d/1rvTJPVnLBdpnEXI30GYBOYfpuXW6ctPb/view?usp=sharing" TargetMode="External"/><Relationship Id="rId303" Type="http://schemas.openxmlformats.org/officeDocument/2006/relationships/hyperlink" Target="https://drive.google.com/file/d/1FSksyVH6DFUWXChgKRORmnTBV5473YIo/view?usp=sharing" TargetMode="External"/><Relationship Id="rId485" Type="http://schemas.openxmlformats.org/officeDocument/2006/relationships/hyperlink" Target="https://drive.google.com/file/d/141RBQ2Xw_J3-2Be3JGf26H5mKk0hL7Kg/view" TargetMode="External"/><Relationship Id="rId42" Type="http://schemas.openxmlformats.org/officeDocument/2006/relationships/hyperlink" Target="https://www.google.com/url?q=https://docs.google.com/document/d/1xi-ZRi9VGxP4DM3697mVnupm0z30trRXixGZ2lZrRv0/edit&amp;sa=D&amp;ust=1597446861583000&amp;usg=AFQjCNFzSRZ9RjGUFtqUgRvyGs7HSnjtPQ" TargetMode="External"/><Relationship Id="rId84" Type="http://schemas.openxmlformats.org/officeDocument/2006/relationships/hyperlink" Target="https://drive.google.com/file/d/1C95oy191qMaBa9bbx0i0-30-IKue_G1X/view?usp=sharing" TargetMode="External"/><Relationship Id="rId138" Type="http://schemas.openxmlformats.org/officeDocument/2006/relationships/hyperlink" Target="https://drive.google.com/file/d/1NB8VuyX0hMLuU4P95z7EjTfjMw3LuPah/view?usp=sharing" TargetMode="External"/><Relationship Id="rId345" Type="http://schemas.openxmlformats.org/officeDocument/2006/relationships/hyperlink" Target="https://drive.google.com/file/d/1vpoi_V9WGhsDFlKRjRq5ZKPjYaMlzfdN/view?usp=sharing" TargetMode="External"/><Relationship Id="rId387" Type="http://schemas.openxmlformats.org/officeDocument/2006/relationships/hyperlink" Target="https://imgur.com/a/Dchsp" TargetMode="External"/><Relationship Id="rId510" Type="http://schemas.openxmlformats.org/officeDocument/2006/relationships/hyperlink" Target="https://drive.google.com/file/d/0B1qb0_OLhDrDazZibkFHdEJ3TUU/view?usp=sharing" TargetMode="External"/><Relationship Id="rId552" Type="http://schemas.openxmlformats.org/officeDocument/2006/relationships/hyperlink" Target="https://drive.google.com/file/d/1SaJFOlvomra06vptHrS_siKPDogjcHY7/view?usp=sharing" TargetMode="External"/><Relationship Id="rId191" Type="http://schemas.openxmlformats.org/officeDocument/2006/relationships/hyperlink" Target="https://drive.google.com/file/d/0B1qb0_OLhDrDcjVKWW03ZFVPblk/view?usp=sharing" TargetMode="External"/><Relationship Id="rId205" Type="http://schemas.openxmlformats.org/officeDocument/2006/relationships/hyperlink" Target="https://drive.google.com/file/d/0B1qb0_OLhDrDS1hqUl9jci1BYXc/view?usp=sharing" TargetMode="External"/><Relationship Id="rId247" Type="http://schemas.openxmlformats.org/officeDocument/2006/relationships/hyperlink" Target="https://drive.google.com/file/d/1aID58SgSTnsAVngiQzukqm0lv8nM5McQ/view?usp=sharing" TargetMode="External"/><Relationship Id="rId412" Type="http://schemas.openxmlformats.org/officeDocument/2006/relationships/hyperlink" Target="https://drive.google.com/file/d/1cTwec2U2c983NGzzWr55dKf6I8f8W4X4/view?usp=sharing" TargetMode="External"/><Relationship Id="rId107" Type="http://schemas.openxmlformats.org/officeDocument/2006/relationships/hyperlink" Target="https://drive.google.com/file/d/1TxUHHLCY2X50n79HPCgVZ5IIn4WRkdWo/view?usp=sharing" TargetMode="External"/><Relationship Id="rId289" Type="http://schemas.openxmlformats.org/officeDocument/2006/relationships/hyperlink" Target="https://drive.google.com/file/d/0B1qb0_OLhDrDZW9TVWNYSDhRUlk/view?usp=sharing" TargetMode="External"/><Relationship Id="rId454" Type="http://schemas.openxmlformats.org/officeDocument/2006/relationships/hyperlink" Target="https://drive.google.com/file/d/0B1qb0_OLhDrDTUhpWGRSS0VxTE0/view?usp=sharing" TargetMode="External"/><Relationship Id="rId496" Type="http://schemas.openxmlformats.org/officeDocument/2006/relationships/hyperlink" Target="https://drive.google.com/file/d/1dMua6gzZ_QrzDzh1n36bwFwKHmxaedOh/view" TargetMode="External"/><Relationship Id="rId11" Type="http://schemas.openxmlformats.org/officeDocument/2006/relationships/hyperlink" Target="https://drive.google.com/file/d/1MFeCEOnmJrKGjwfRlxmfEEYCsZktUn1E/view?usp=sharing" TargetMode="External"/><Relationship Id="rId53" Type="http://schemas.openxmlformats.org/officeDocument/2006/relationships/hyperlink" Target="https://drive.google.com/file/d/0B1qb0_OLhDrDcm9mZ2x1WWZ3MEk/view" TargetMode="External"/><Relationship Id="rId149" Type="http://schemas.openxmlformats.org/officeDocument/2006/relationships/hyperlink" Target="https://drive.google.com/file/d/0B1qb0_OLhDrDUDhwd1JoZkt1SDg/view?usp=sharing" TargetMode="External"/><Relationship Id="rId314" Type="http://schemas.openxmlformats.org/officeDocument/2006/relationships/hyperlink" Target="https://drive.google.com/file/d/1dnFu0TuYxuy8Bi2gsnRRD2AL3d3GdDJH/view?usp=sharing" TargetMode="External"/><Relationship Id="rId356" Type="http://schemas.openxmlformats.org/officeDocument/2006/relationships/hyperlink" Target="https://drive.google.com/file/d/0B1qb0_OLhDrDeEJZa19WOXJwajQ/view?usp=sharing" TargetMode="External"/><Relationship Id="rId398" Type="http://schemas.openxmlformats.org/officeDocument/2006/relationships/hyperlink" Target="https://drive.google.com/file/d/1Gm1BiKTgXa1WymQ0eO179JYOC1FK605Q/view?usp=sharing" TargetMode="External"/><Relationship Id="rId521" Type="http://schemas.openxmlformats.org/officeDocument/2006/relationships/hyperlink" Target="https://drive.google.com/file/d/0B1qb0_OLhDrDdk9SM1MyV1ZyOXM/view?usp=sharing" TargetMode="External"/><Relationship Id="rId95" Type="http://schemas.openxmlformats.org/officeDocument/2006/relationships/hyperlink" Target="https://drive.google.com/file/d/1RTLz05TRNxFAjS08-lKJ7ZqRnc9iW5XX/view?usp=sharing" TargetMode="External"/><Relationship Id="rId160" Type="http://schemas.openxmlformats.org/officeDocument/2006/relationships/hyperlink" Target="https://drive.google.com/file/d/0B1qb0_OLhDrDMkFYVDUzeHFDUmc/view" TargetMode="External"/><Relationship Id="rId216" Type="http://schemas.openxmlformats.org/officeDocument/2006/relationships/hyperlink" Target="https://drive.google.com/file/d/1dYcpPfRWAA4mqy8Fbtdyq3bBLzKaaKZR/view?usp=sharing" TargetMode="External"/><Relationship Id="rId423" Type="http://schemas.openxmlformats.org/officeDocument/2006/relationships/hyperlink" Target="https://drive.google.com/file/d/1UvTqbywRX_Nf49SClKQSGeSJYGYYkG_G/view" TargetMode="External"/><Relationship Id="rId258" Type="http://schemas.openxmlformats.org/officeDocument/2006/relationships/hyperlink" Target="https://drive.google.com/file/d/1D5ijFhQ8ZJfhUSjISZjoRqdJJBeJgah9/view?usp=sharing" TargetMode="External"/><Relationship Id="rId465" Type="http://schemas.openxmlformats.org/officeDocument/2006/relationships/hyperlink" Target="https://drive.google.com/file/d/1XdOzhre9UizoZTe5SoxHCNECN7TcdT7T/view?usp=sharing" TargetMode="External"/><Relationship Id="rId22" Type="http://schemas.openxmlformats.org/officeDocument/2006/relationships/hyperlink" Target="https://drive.google.com/file/d/0B1qb0_OLhDrDXzBndzRlLVk2X2c/view?usp=sharing" TargetMode="External"/><Relationship Id="rId64" Type="http://schemas.openxmlformats.org/officeDocument/2006/relationships/hyperlink" Target="https://drive.google.com/file/d/1HQZ2hC3OxErT4S-yHnNNquqUh6J3icWd/view?usp=sharing" TargetMode="External"/><Relationship Id="rId118" Type="http://schemas.openxmlformats.org/officeDocument/2006/relationships/hyperlink" Target="https://drive.google.com/file/d/1-7FFPzihXBYzXce8B713UDbLEHfx8GUg/view" TargetMode="External"/><Relationship Id="rId325" Type="http://schemas.openxmlformats.org/officeDocument/2006/relationships/hyperlink" Target="https://drive.google.com/file/d/1-GqgoHFK1FJLuGD8V16MOy3FIw7UInk3/view?usp=sharing" TargetMode="External"/><Relationship Id="rId367" Type="http://schemas.openxmlformats.org/officeDocument/2006/relationships/hyperlink" Target="https://drive.google.com/file/d/0B1qb0_OLhDrDZWtUSnVhejR3Qkk/view?usp=sharing" TargetMode="External"/><Relationship Id="rId532" Type="http://schemas.openxmlformats.org/officeDocument/2006/relationships/hyperlink" Target="https://drive.google.com/file/d/0B1qb0_OLhDrDb0EtOGoybUhPQms/view?usp=sharing" TargetMode="External"/><Relationship Id="rId171" Type="http://schemas.openxmlformats.org/officeDocument/2006/relationships/hyperlink" Target="https://drive.google.com/file/d/1fqaIqepKTK3N-eWqlo8uD3DlfmlaPgsG/view?usp=sharing" TargetMode="External"/><Relationship Id="rId227" Type="http://schemas.openxmlformats.org/officeDocument/2006/relationships/hyperlink" Target="https://drive.google.com/file/d/1sPn8XO0xQKij7z_Vj3dlOdvmNCZth6pR/view?usp=sharing" TargetMode="External"/><Relationship Id="rId269" Type="http://schemas.openxmlformats.org/officeDocument/2006/relationships/hyperlink" Target="https://drive.google.com/file/d/0B1qb0_OLhDrDYnJNejMySHhQaW8/view?usp=sharing" TargetMode="External"/><Relationship Id="rId434" Type="http://schemas.openxmlformats.org/officeDocument/2006/relationships/hyperlink" Target="https://drive.google.com/file/d/0B1qb0_OLhDrDU3BZVklnV3FuWnc/view?usp=sharing" TargetMode="External"/><Relationship Id="rId476" Type="http://schemas.openxmlformats.org/officeDocument/2006/relationships/hyperlink" Target="https://drive.google.com/file/d/1GBcWCYY0vt2YySgnW6H7RINcPDgyx22k/view" TargetMode="External"/><Relationship Id="rId33" Type="http://schemas.openxmlformats.org/officeDocument/2006/relationships/hyperlink" Target="https://drive.google.com/file/d/1-z2fcPt1CYAA6wChnj5jOwyF64v-znh4/view?usp=sharing" TargetMode="External"/><Relationship Id="rId129" Type="http://schemas.openxmlformats.org/officeDocument/2006/relationships/hyperlink" Target="https://drive.google.com/file/d/0B1qb0_OLhDrDTnRJbEllTDJtTVU/view?usp=sharing" TargetMode="External"/><Relationship Id="rId280" Type="http://schemas.openxmlformats.org/officeDocument/2006/relationships/hyperlink" Target="https://drive.google.com/file/d/1TKzr6lsMw22lgXc5feaP0zE50QqBiJ7C/view?usp=sharing" TargetMode="External"/><Relationship Id="rId336" Type="http://schemas.openxmlformats.org/officeDocument/2006/relationships/hyperlink" Target="https://drive.google.com/file/d/0B1qb0_OLhDrDWXJpNDBIa1FqYzQ/view?usp=sharing" TargetMode="External"/><Relationship Id="rId501" Type="http://schemas.openxmlformats.org/officeDocument/2006/relationships/hyperlink" Target="https://i.4pcdn.org/tg/1514319137766.pdf" TargetMode="External"/><Relationship Id="rId543" Type="http://schemas.openxmlformats.org/officeDocument/2006/relationships/hyperlink" Target="https://drive.google.com/file/d/1Ca2IytGJpbQgq3H-MN8C3pPuMlrFX-Ta/view" TargetMode="External"/><Relationship Id="rId75" Type="http://schemas.openxmlformats.org/officeDocument/2006/relationships/hyperlink" Target="https://drive.google.com/file/d/1q9_tqvb8GosUsB64pck93TECKB8d6T40/view?usp=sharing" TargetMode="External"/><Relationship Id="rId140" Type="http://schemas.openxmlformats.org/officeDocument/2006/relationships/hyperlink" Target="https://drive.google.com/file/d/12DdUdmYTMbezuVW_ArhtgfbFRMnbg5on/view?usp=sharing" TargetMode="External"/><Relationship Id="rId182" Type="http://schemas.openxmlformats.org/officeDocument/2006/relationships/hyperlink" Target="https://drive.google.com/file/d/0B1qb0_OLhDrDZVdlcHRuMERsS1E/view?usp=sharing" TargetMode="External"/><Relationship Id="rId378" Type="http://schemas.openxmlformats.org/officeDocument/2006/relationships/hyperlink" Target="https://docs.google.com/document/d/1WfC4JlYq1BSCBV5aaZaiDapGNRZwsZ045lsbjFalEMU/edit?usp=sharing" TargetMode="External"/><Relationship Id="rId403" Type="http://schemas.openxmlformats.org/officeDocument/2006/relationships/hyperlink" Target="https://drive.google.com/file/d/0B1qb0_OLhDrDcl8xdGVqMlptTW8/view?usp=sharing" TargetMode="External"/><Relationship Id="rId6" Type="http://schemas.openxmlformats.org/officeDocument/2006/relationships/hyperlink" Target="https://drive.google.com/file/d/1H4bTCguz6KxtPFANrMYst0EsYbbsSGfh/view?usp=sharing" TargetMode="External"/><Relationship Id="rId238" Type="http://schemas.openxmlformats.org/officeDocument/2006/relationships/hyperlink" Target="https://drive.google.com/file/d/0B1qb0_OLhDrDQjB2NUp3Yi1uMzQ/view?usp=sharing" TargetMode="External"/><Relationship Id="rId445" Type="http://schemas.openxmlformats.org/officeDocument/2006/relationships/hyperlink" Target="https://drive.google.com/file/d/1eMQRsSa0MEDlBNfiZx8ibSX44GpO8LB7/view?usp=sharing" TargetMode="External"/><Relationship Id="rId487" Type="http://schemas.openxmlformats.org/officeDocument/2006/relationships/hyperlink" Target="https://drive.google.com/file/d/1cTey0aVTxPUBWYu80itP7LN9CBk_SuM3/view" TargetMode="External"/><Relationship Id="rId291" Type="http://schemas.openxmlformats.org/officeDocument/2006/relationships/hyperlink" Target="https://drive.google.com/file/d/0B1qb0_OLhDrDMGhNcG5ETmtrZDA/view?usp=sharing" TargetMode="External"/><Relationship Id="rId305" Type="http://schemas.openxmlformats.org/officeDocument/2006/relationships/hyperlink" Target="https://drive.google.com/file/d/1FSksyVH6DFUWXChgKRORmnTBV5473YIo/view?usp=sharing" TargetMode="External"/><Relationship Id="rId347" Type="http://schemas.openxmlformats.org/officeDocument/2006/relationships/hyperlink" Target="https://drive.google.com/file/d/0B1qb0_OLhDrDajBWeDdxVGViMDQ/view?usp=sharing" TargetMode="External"/><Relationship Id="rId512" Type="http://schemas.openxmlformats.org/officeDocument/2006/relationships/hyperlink" Target="https://docs.google.com/document/d/1ZAghr3lI2Vx2k_6z8NMBipJJJmVTsNWm1BxJUuqoW1Q/edit" TargetMode="External"/><Relationship Id="rId44" Type="http://schemas.openxmlformats.org/officeDocument/2006/relationships/hyperlink" Target="https://drive.google.com/file/d/0B1qb0_OLhDrDdDZXWmFFZXdXUms/view?usp=sharing" TargetMode="External"/><Relationship Id="rId86" Type="http://schemas.openxmlformats.org/officeDocument/2006/relationships/hyperlink" Target="https://drive.google.com/file/d/0B1qb0_OLhDrDdFM5WExjSEIwTDQ/view?usp=sharing" TargetMode="External"/><Relationship Id="rId151" Type="http://schemas.openxmlformats.org/officeDocument/2006/relationships/hyperlink" Target="https://drive.google.com/file/d/1OrEgZJQBpOSj3Q79tQQVq-R2E_iBywd4/view?usp=sharing" TargetMode="External"/><Relationship Id="rId389" Type="http://schemas.openxmlformats.org/officeDocument/2006/relationships/hyperlink" Target="https://drive.google.com/file/d/1q7rHtrcmvOl5KNuBdTEfe1aFMk3LgiRO/view" TargetMode="External"/><Relationship Id="rId554" Type="http://schemas.openxmlformats.org/officeDocument/2006/relationships/hyperlink" Target="https://drive.google.com/file/d/0B1qb0_OLhDrDdmZhVFVhS0ZaVEU/view?usp=sharing" TargetMode="External"/><Relationship Id="rId193" Type="http://schemas.openxmlformats.org/officeDocument/2006/relationships/hyperlink" Target="https://drive.google.com/file/d/1ylPGSI1_BXyIq77F-Eq3VML3XAWzXKfX/view?usp=sharing" TargetMode="External"/><Relationship Id="rId207" Type="http://schemas.openxmlformats.org/officeDocument/2006/relationships/hyperlink" Target="https://drive.google.com/file/d/1YzAupq0BsSiIP47NofuTpu91kfxB1GL8/view" TargetMode="External"/><Relationship Id="rId249" Type="http://schemas.openxmlformats.org/officeDocument/2006/relationships/hyperlink" Target="https://drive.google.com/file/d/1VcQx7Nocx0K6ZJZb689fbOjMf006AOGo/view" TargetMode="External"/><Relationship Id="rId414" Type="http://schemas.openxmlformats.org/officeDocument/2006/relationships/hyperlink" Target="https://i.4pcdn.org/tg/1532566845726.pdf" TargetMode="External"/><Relationship Id="rId456" Type="http://schemas.openxmlformats.org/officeDocument/2006/relationships/hyperlink" Target="https://drive.google.com/file/d/1y_Qlp0HoJcWhx_wz60GfegZ4_Lt9oetl/view?usp=sharing" TargetMode="External"/><Relationship Id="rId498" Type="http://schemas.openxmlformats.org/officeDocument/2006/relationships/hyperlink" Target="https://drive.google.com/file/d/1e5iPEqUp4fUazvNkWMj6UCOi0hX0KiPO/view?usp=sharing" TargetMode="External"/><Relationship Id="rId13" Type="http://schemas.openxmlformats.org/officeDocument/2006/relationships/hyperlink" Target="https://drive.google.com/file/d/1fWTO9AgIbmr5sy6JJNID4xo1hc-XRRnd/view?usp=sharing" TargetMode="External"/><Relationship Id="rId109" Type="http://schemas.openxmlformats.org/officeDocument/2006/relationships/hyperlink" Target="https://drive.google.com/file/d/1Jf13VKfkN7dIhdKDk_7yZksr5yuoDDGa/view?usp=sharing" TargetMode="External"/><Relationship Id="rId260" Type="http://schemas.openxmlformats.org/officeDocument/2006/relationships/hyperlink" Target="https://drive.google.com/file/d/1GX7oeYt88WKpYCTwbdE-s6ypNIvNkWw7/view?usp=sharing" TargetMode="External"/><Relationship Id="rId316" Type="http://schemas.openxmlformats.org/officeDocument/2006/relationships/hyperlink" Target="https://drive.google.com/file/d/1x-FAKwXkloflCyM_163WkzosI3SD3UKP/view" TargetMode="External"/><Relationship Id="rId523" Type="http://schemas.openxmlformats.org/officeDocument/2006/relationships/hyperlink" Target="https://drive.google.com/file/d/0B1qb0_OLhDrDbmdjOHU2Vk1Jd1k/view?usp=sharing" TargetMode="External"/><Relationship Id="rId55" Type="http://schemas.openxmlformats.org/officeDocument/2006/relationships/hyperlink" Target="https://drive.google.com/file/d/0B1qb0_OLhDrDWHZaWnBXNTg5M3M/view?usp=sharing" TargetMode="External"/><Relationship Id="rId97" Type="http://schemas.openxmlformats.org/officeDocument/2006/relationships/hyperlink" Target="https://drive.google.com/file/d/1xNG1j9lOHoSEgnl7OINt8m9YD2cJNgPo/view?usp=sharing" TargetMode="External"/><Relationship Id="rId120" Type="http://schemas.openxmlformats.org/officeDocument/2006/relationships/hyperlink" Target="https://drive.google.com/file/d/1ElzTfD-Jl1U0OXCdVd0NZzVegoBDj0r6/view?usp=sharing" TargetMode="External"/><Relationship Id="rId358" Type="http://schemas.openxmlformats.org/officeDocument/2006/relationships/hyperlink" Target="https://drive.google.com/file/d/0B1qb0_OLhDrDckhSZUk2QkozcUE/view?usp=sharing" TargetMode="External"/><Relationship Id="rId162" Type="http://schemas.openxmlformats.org/officeDocument/2006/relationships/hyperlink" Target="https://drive.google.com/file/d/1OkFpYwVy9l_GmfLGWExUecwVxrXIsA9f/view?usp=sharing" TargetMode="External"/><Relationship Id="rId218" Type="http://schemas.openxmlformats.org/officeDocument/2006/relationships/hyperlink" Target="https://drive.google.com/file/d/1Ie-eBhAPo8e_z2RoJy3_YlB0WPYfVBso/view" TargetMode="External"/><Relationship Id="rId425" Type="http://schemas.openxmlformats.org/officeDocument/2006/relationships/hyperlink" Target="https://drive.google.com/file/d/0B1qb0_OLhDrDT2F0Mjd6VWhRbTg/view?usp=sharing" TargetMode="External"/><Relationship Id="rId467" Type="http://schemas.openxmlformats.org/officeDocument/2006/relationships/hyperlink" Target="https://drive.google.com/file/d/0B1qb0_OLhDrDdDhnR3N0d0NpYU0/view?usp=sharing" TargetMode="External"/><Relationship Id="rId271" Type="http://schemas.openxmlformats.org/officeDocument/2006/relationships/hyperlink" Target="https://drive.google.com/file/d/1izLZ3Mr9x7EI4vjAB_z1VercbtiOJqYE/view?usp=sharing" TargetMode="External"/><Relationship Id="rId24" Type="http://schemas.openxmlformats.org/officeDocument/2006/relationships/hyperlink" Target="https://drive.google.com/file/d/0B1qb0_OLhDrDMXIwa2VPUlRJYXc/view?usp=sharing" TargetMode="External"/><Relationship Id="rId66" Type="http://schemas.openxmlformats.org/officeDocument/2006/relationships/hyperlink" Target="https://drive.google.com/file/d/0B1qb0_OLhDrDUXNtaFA3Nmgzck0/view?usp=sharing" TargetMode="External"/><Relationship Id="rId131" Type="http://schemas.openxmlformats.org/officeDocument/2006/relationships/hyperlink" Target="https://drive.google.com/file/d/1DAMq04nXomYh8kUlTCtk_c-3n7v5WXN5/view?usp=sharing" TargetMode="External"/><Relationship Id="rId327" Type="http://schemas.openxmlformats.org/officeDocument/2006/relationships/hyperlink" Target="https://drive.google.com/file/d/1o6DtUeZ3o0PMqLXbqOi6idR0WOvOh6qD/view?usp=sharing" TargetMode="External"/><Relationship Id="rId369" Type="http://schemas.openxmlformats.org/officeDocument/2006/relationships/hyperlink" Target="https://drive.google.com/file/d/0B1qb0_OLhDrDRnNfSzFDNTgzVHc/view?usp=sharing" TargetMode="External"/><Relationship Id="rId534" Type="http://schemas.openxmlformats.org/officeDocument/2006/relationships/hyperlink" Target="https://i.4pcdn.org/tg/1410389434708.pdf" TargetMode="External"/><Relationship Id="rId173" Type="http://schemas.openxmlformats.org/officeDocument/2006/relationships/hyperlink" Target="https://docs.google.com/document/d/1HQYSM_yUzf5SZBdRzcWfIKKMRJMu0ijmEIGZpzIocOA/edit?usp=sharing" TargetMode="External"/><Relationship Id="rId229" Type="http://schemas.openxmlformats.org/officeDocument/2006/relationships/hyperlink" Target="https://drive.google.com/file/d/0B1qb0_OLhDrDajhlWEliZXJBVHc/view?usp=sharing" TargetMode="External"/><Relationship Id="rId380" Type="http://schemas.openxmlformats.org/officeDocument/2006/relationships/hyperlink" Target="https://i.4pcdn.org/tg/1457900045583.pdf" TargetMode="External"/><Relationship Id="rId436" Type="http://schemas.openxmlformats.org/officeDocument/2006/relationships/hyperlink" Target="https://drive.google.com/file/d/1n6Lb3htdpoQnirEjHBmwgD2lvBo3rPwV/view?usp=sharing" TargetMode="External"/><Relationship Id="rId240" Type="http://schemas.openxmlformats.org/officeDocument/2006/relationships/hyperlink" Target="https://drive.google.com/file/d/1XxnghVS9Joi343uKUXz4UXRFVLU8F0JH/view?usp=sharing" TargetMode="External"/><Relationship Id="rId478" Type="http://schemas.openxmlformats.org/officeDocument/2006/relationships/hyperlink" Target="https://drive.google.com/file/d/0B1qb0_OLhDrDMmEwbEFVV09LVW8/view?usp=sharing" TargetMode="External"/><Relationship Id="rId35" Type="http://schemas.openxmlformats.org/officeDocument/2006/relationships/hyperlink" Target="https://drive.google.com/file/d/0B1qb0_OLhDrDa2pXN3N1QkJKek0/view?usp=sharing" TargetMode="External"/><Relationship Id="rId77" Type="http://schemas.openxmlformats.org/officeDocument/2006/relationships/hyperlink" Target="https://drive.google.com/file/d/0B1qb0_OLhDrDdVA4MXA4cnNMVDA/view?usp=sharing" TargetMode="External"/><Relationship Id="rId100" Type="http://schemas.openxmlformats.org/officeDocument/2006/relationships/hyperlink" Target="https://drive.google.com/file/d/0B1qb0_OLhDrDam0zLWk2S1dQMlk/view?usp=sharing" TargetMode="External"/><Relationship Id="rId282" Type="http://schemas.openxmlformats.org/officeDocument/2006/relationships/hyperlink" Target="https://drive.google.com/file/d/19-gN0v_HzjKa8SZoZri2MIOkbjdHeJ-V/view?usp=sharing" TargetMode="External"/><Relationship Id="rId338" Type="http://schemas.openxmlformats.org/officeDocument/2006/relationships/hyperlink" Target="https://drive.google.com/file/d/1mvM9gGcAw4bKDx1r2yd6_HdGrdGbCrqm/view?usp=sharing" TargetMode="External"/><Relationship Id="rId503" Type="http://schemas.openxmlformats.org/officeDocument/2006/relationships/hyperlink" Target="https://drive.google.com/file/d/0B1qb0_OLhDrDTXRQeUJ3ZGhzSm8/view?usp=sharing" TargetMode="External"/><Relationship Id="rId545" Type="http://schemas.openxmlformats.org/officeDocument/2006/relationships/hyperlink" Target="https://drive.google.com/file/d/0B1qb0_OLhDrDVjYzSUNrTUVCS3M/view?usp=sharing" TargetMode="External"/><Relationship Id="rId8" Type="http://schemas.openxmlformats.org/officeDocument/2006/relationships/hyperlink" Target="https://drive.google.com/file/d/0B1qb0_OLhDrDckdFLXNUM0tKb1E/view?usp=sharing" TargetMode="External"/><Relationship Id="rId142" Type="http://schemas.openxmlformats.org/officeDocument/2006/relationships/hyperlink" Target="https://drive.google.com/file/d/1XNY1Esa0CIbgsBw3C-zFj_MFBM3jwD5Q/view?usp=sharing" TargetMode="External"/><Relationship Id="rId184" Type="http://schemas.openxmlformats.org/officeDocument/2006/relationships/hyperlink" Target="https://drive.google.com/file/d/0B1qb0_OLhDrDRHZhZ1E3Rkw2NEE/view" TargetMode="External"/><Relationship Id="rId391" Type="http://schemas.openxmlformats.org/officeDocument/2006/relationships/hyperlink" Target="https://drive.google.com/file/d/1GovC3L0rUEyw3ytJR73cau01-GmjOnAI/view?usp=sharing" TargetMode="External"/><Relationship Id="rId405" Type="http://schemas.openxmlformats.org/officeDocument/2006/relationships/hyperlink" Target="https://imgur.com/a/5lTJn" TargetMode="External"/><Relationship Id="rId447" Type="http://schemas.openxmlformats.org/officeDocument/2006/relationships/hyperlink" Target="https://drive.google.com/file/d/1UbjoJA_ODk_7r4uYV1EnSR3WfL4Dkpq3/view" TargetMode="External"/><Relationship Id="rId251" Type="http://schemas.openxmlformats.org/officeDocument/2006/relationships/hyperlink" Target="https://drive.google.com/file/d/1HO18wAVtqWAKOnRAUr_XobQAFip966AD/view?usp=sharing" TargetMode="External"/><Relationship Id="rId489" Type="http://schemas.openxmlformats.org/officeDocument/2006/relationships/hyperlink" Target="https://drive.google.com/file/d/1hMqudEmF8PyHY6fjwktxvWrXF932JacH/view?usp=sharing" TargetMode="External"/><Relationship Id="rId46" Type="http://schemas.openxmlformats.org/officeDocument/2006/relationships/hyperlink" Target="https://drive.google.com/file/d/0B1qb0_OLhDrDamhHaDBXcGVXUE0/view?usp=sharing" TargetMode="External"/><Relationship Id="rId293" Type="http://schemas.openxmlformats.org/officeDocument/2006/relationships/hyperlink" Target="https://drive.google.com/file/d/0B1qb0_OLhDrDSXdXU1NpcFBoNmM/view?usp=sharing" TargetMode="External"/><Relationship Id="rId307" Type="http://schemas.openxmlformats.org/officeDocument/2006/relationships/hyperlink" Target="https://drive.google.com/file/d/0B1qb0_OLhDrDS1pUZmQzc1d2eWc/view?usp=sharing" TargetMode="External"/><Relationship Id="rId349" Type="http://schemas.openxmlformats.org/officeDocument/2006/relationships/hyperlink" Target="https://drive.google.com/file/d/0B1qb0_OLhDrDQ3h2S3ZVSDZmMzg/view?usp=sharing" TargetMode="External"/><Relationship Id="rId514" Type="http://schemas.openxmlformats.org/officeDocument/2006/relationships/hyperlink" Target="https://drive.google.com/file/d/0B1qb0_OLhDrDZHhVbks0WFN0dE0/view?usp=sharing" TargetMode="External"/><Relationship Id="rId556" Type="http://schemas.openxmlformats.org/officeDocument/2006/relationships/fontTable" Target="fontTable.xml"/><Relationship Id="rId88" Type="http://schemas.openxmlformats.org/officeDocument/2006/relationships/hyperlink" Target="https://drive.google.com/file/d/1RGUZ5Kag7F5AEuHKhsp0Wpt554S-fS2m/view?usp=sharing" TargetMode="External"/><Relationship Id="rId111" Type="http://schemas.openxmlformats.org/officeDocument/2006/relationships/hyperlink" Target="https://drive.google.com/file/d/0B1qb0_OLhDrDZmxrSlNCSjBtZ0k/view?usp=sharing" TargetMode="External"/><Relationship Id="rId153" Type="http://schemas.openxmlformats.org/officeDocument/2006/relationships/hyperlink" Target="https://drive.google.com/file/d/0B1qb0_OLhDrDNXFkSW0xbVZqS1k/view?usp=sharing" TargetMode="External"/><Relationship Id="rId195" Type="http://schemas.openxmlformats.org/officeDocument/2006/relationships/hyperlink" Target="https://drive.google.com/file/d/0B1qb0_OLhDrDaDRSMnZQMFFVRE0/view?usp=sharing" TargetMode="External"/><Relationship Id="rId209" Type="http://schemas.openxmlformats.org/officeDocument/2006/relationships/hyperlink" Target="https://drive.google.com/file/d/1URq2bPsSH7OebxqUX_JwRv1j54px_dtj/view?usp=sharing" TargetMode="External"/><Relationship Id="rId360" Type="http://schemas.openxmlformats.org/officeDocument/2006/relationships/hyperlink" Target="https://drive.google.com/file/d/0B1qb0_OLhDrDUFpONzJVTXhZOEE/view?usp=sharing" TargetMode="External"/><Relationship Id="rId416" Type="http://schemas.openxmlformats.org/officeDocument/2006/relationships/hyperlink" Target="https://drive.google.com/file/d/1yI1qhX89jgUMnonKvei-ihUH5UL0t-HD/view?usp=sharing" TargetMode="External"/><Relationship Id="rId220" Type="http://schemas.openxmlformats.org/officeDocument/2006/relationships/hyperlink" Target="https://drive.google.com/file/d/0B1qb0_OLhDrDWjdlR1lsWmk4YlE/view?usp=sharing" TargetMode="External"/><Relationship Id="rId458" Type="http://schemas.openxmlformats.org/officeDocument/2006/relationships/hyperlink" Target="https://drive.google.com/drive/folders/0B1qb0_OLhDrDamphTkh2UUtMdGc?usp=sharing" TargetMode="External"/><Relationship Id="rId15" Type="http://schemas.openxmlformats.org/officeDocument/2006/relationships/hyperlink" Target="https://drive.google.com/file/d/0B-xuybDobibRSTVYTEVUMWxnMU0/view?usp=sharing" TargetMode="External"/><Relationship Id="rId57" Type="http://schemas.openxmlformats.org/officeDocument/2006/relationships/hyperlink" Target="https://drive.google.com/file/d/0B1qb0_OLhDrDanhBRFFZdjhXeEU/view?usp=sharing" TargetMode="External"/><Relationship Id="rId262" Type="http://schemas.openxmlformats.org/officeDocument/2006/relationships/hyperlink" Target="https://www.docdroid.net/aQhgPIO/generic-isekai-jumpchain-pdf" TargetMode="External"/><Relationship Id="rId318" Type="http://schemas.openxmlformats.org/officeDocument/2006/relationships/hyperlink" Target="https://i.4pcdn.org/tg/1408080437638.pdf" TargetMode="External"/><Relationship Id="rId525" Type="http://schemas.openxmlformats.org/officeDocument/2006/relationships/hyperlink" Target="https://drive.google.com/file/d/0B1qb0_OLhDrDbHRNQ01MTFMxQWs/view?usp=sharing" TargetMode="External"/><Relationship Id="rId99" Type="http://schemas.openxmlformats.org/officeDocument/2006/relationships/hyperlink" Target="https://drive.google.com/file/d/1mi4LcFl4NpmjUny5dpMcKxfFkOfMjqP9/view?usp=sharing" TargetMode="External"/><Relationship Id="rId122" Type="http://schemas.openxmlformats.org/officeDocument/2006/relationships/hyperlink" Target="https://drive.google.com/file/d/15fTtg1NeHdoKXCb2xAnBZHDY3fU8DGOH/view?usp=sharing" TargetMode="External"/><Relationship Id="rId164" Type="http://schemas.openxmlformats.org/officeDocument/2006/relationships/hyperlink" Target="https://drive.google.com/file/d/0B1qb0_OLhDrDLThGbVhCaWNnVGs/view?usp=sharing" TargetMode="External"/><Relationship Id="rId371" Type="http://schemas.openxmlformats.org/officeDocument/2006/relationships/hyperlink" Target="https://drive.google.com/file/d/1Rf57zayjLU8uylXL9E0jJlmvM7h1gfJZ/view?usp=sharing" TargetMode="External"/><Relationship Id="rId427" Type="http://schemas.openxmlformats.org/officeDocument/2006/relationships/hyperlink" Target="https://drive.google.com/file/d/19Ew0qrgZb2De4S9LlLQmlRQUsqDQasZv/view" TargetMode="External"/><Relationship Id="rId469" Type="http://schemas.openxmlformats.org/officeDocument/2006/relationships/hyperlink" Target="https://drive.google.com/file/d/0B1qb0_OLhDrDeThCRGkwNmIycEk/view?usp=sharing" TargetMode="External"/><Relationship Id="rId26" Type="http://schemas.openxmlformats.org/officeDocument/2006/relationships/hyperlink" Target="https://drive.google.com/file/d/1lf31zREuimSzPYb2CFB-tscTaAYl2CQK/view?usp=sharing" TargetMode="External"/><Relationship Id="rId231" Type="http://schemas.openxmlformats.org/officeDocument/2006/relationships/hyperlink" Target="https://drive.google.com/file/d/1RN_jZBwvegx5q305K4rDi74sHXWQYmd9/view?usp=sharing" TargetMode="External"/><Relationship Id="rId273" Type="http://schemas.openxmlformats.org/officeDocument/2006/relationships/hyperlink" Target="https://imgur.com/a/5E45c26" TargetMode="External"/><Relationship Id="rId329" Type="http://schemas.openxmlformats.org/officeDocument/2006/relationships/hyperlink" Target="https://drive.google.com/file/d/0B1qb0_OLhDrDY1VKa1ZMUG9MYmM/view?usp=sharing" TargetMode="External"/><Relationship Id="rId480" Type="http://schemas.openxmlformats.org/officeDocument/2006/relationships/hyperlink" Target="https://drive.google.com/file/d/0B1qb0_OLhDrDdXdLZVJBakR0b2M/view?usp=sharing" TargetMode="External"/><Relationship Id="rId536" Type="http://schemas.openxmlformats.org/officeDocument/2006/relationships/hyperlink" Target="https://imgur.com/a/G4ORa" TargetMode="External"/><Relationship Id="rId68" Type="http://schemas.openxmlformats.org/officeDocument/2006/relationships/hyperlink" Target="https://drive.google.com/file/d/1d9Mvu2q1DNYa10XEqoLmi6-cgxfQa4TT/view" TargetMode="External"/><Relationship Id="rId133" Type="http://schemas.openxmlformats.org/officeDocument/2006/relationships/hyperlink" Target="https://drive.google.com/file/d/12B4ozC4X5Lr-OXp-34RpzV0Xza-WA1cE/view?usp=sharing" TargetMode="External"/><Relationship Id="rId175" Type="http://schemas.openxmlformats.org/officeDocument/2006/relationships/hyperlink" Target="https://drive.google.com/file/d/1z3f2NNKHqnWMehG7ftwLK3_gc8F5NJ1-/view?usp=sharing" TargetMode="External"/><Relationship Id="rId340" Type="http://schemas.openxmlformats.org/officeDocument/2006/relationships/hyperlink" Target="https://drive.google.com/file/d/1ETNqCaeem559Ryc5dzY6TWcgRdly5LVa/view?usp=sharing" TargetMode="External"/><Relationship Id="rId200" Type="http://schemas.openxmlformats.org/officeDocument/2006/relationships/hyperlink" Target="https://drive.google.com/file/d/0B1qb0_OLhDrDRW9SUE50SWwzY1E/view?usp=sharing" TargetMode="External"/><Relationship Id="rId382" Type="http://schemas.openxmlformats.org/officeDocument/2006/relationships/hyperlink" Target="https://drive.google.com/file/d/17cs4m_rlgv00KbT4X1UmnmqcX5FlkGy-/view" TargetMode="External"/><Relationship Id="rId438" Type="http://schemas.openxmlformats.org/officeDocument/2006/relationships/hyperlink" Target="https://imgur.com/a/yYxEk" TargetMode="External"/><Relationship Id="rId242" Type="http://schemas.openxmlformats.org/officeDocument/2006/relationships/hyperlink" Target="https://drive.google.com/file/d/1f41RxASO2t7cnhMafy8PJwiktAk-5ngs/view?usp=sharing" TargetMode="External"/><Relationship Id="rId284" Type="http://schemas.openxmlformats.org/officeDocument/2006/relationships/hyperlink" Target="https://drive.google.com/file/d/0B1qb0_OLhDrDZFdPTGFfS2ZuMHc/view?usp=sharing" TargetMode="External"/><Relationship Id="rId491" Type="http://schemas.openxmlformats.org/officeDocument/2006/relationships/hyperlink" Target="https://i.4pcdn.org/tg/1409849831970.pdf" TargetMode="External"/><Relationship Id="rId505" Type="http://schemas.openxmlformats.org/officeDocument/2006/relationships/hyperlink" Target="https://drive.google.com/file/d/17a_L7z7mys9-uSmVW4izN9hp8GfIyvlQ/view" TargetMode="External"/><Relationship Id="rId37" Type="http://schemas.openxmlformats.org/officeDocument/2006/relationships/hyperlink" Target="https://drive.google.com/file/d/0By8NY-NO4-N5MzFwRGRKVDB4NmM/view?usp=sharing" TargetMode="External"/><Relationship Id="rId79" Type="http://schemas.openxmlformats.org/officeDocument/2006/relationships/hyperlink" Target="https://drive.google.com/file/d/1FHxwQGQiw9eX3Y3FPELmnbekmACNgKW9/view?usp=sharing" TargetMode="External"/><Relationship Id="rId102" Type="http://schemas.openxmlformats.org/officeDocument/2006/relationships/hyperlink" Target="https://drive.google.com/file/d/0By8NY-NO4-N5Z1BaaEVsVEwzYTg/view?usp=sharing" TargetMode="External"/><Relationship Id="rId144" Type="http://schemas.openxmlformats.org/officeDocument/2006/relationships/hyperlink" Target="https://drive.google.com/file/d/0B1qb0_OLhDrDOFJhNEp5SmNqWGc/view" TargetMode="External"/><Relationship Id="rId547" Type="http://schemas.openxmlformats.org/officeDocument/2006/relationships/hyperlink" Target="http://i.4pcdn.org/tg/1490998515062.pdf" TargetMode="External"/><Relationship Id="rId90" Type="http://schemas.openxmlformats.org/officeDocument/2006/relationships/hyperlink" Target="https://drive.google.com/file/d/1PjyV6NDLMANKeoGlcOFs-Lfr4Qo_Ov2e/view?usp=sharing" TargetMode="External"/><Relationship Id="rId186" Type="http://schemas.openxmlformats.org/officeDocument/2006/relationships/hyperlink" Target="https://drive.google.com/file/d/1G3x0DXhOfsxeXDXPQ8oy2CEIAH3CUzvz/view?usp=sharing" TargetMode="External"/><Relationship Id="rId351" Type="http://schemas.openxmlformats.org/officeDocument/2006/relationships/hyperlink" Target="https://docdro.id/4gskJSv" TargetMode="External"/><Relationship Id="rId393" Type="http://schemas.openxmlformats.org/officeDocument/2006/relationships/hyperlink" Target="https://drive.google.com/file/d/1oOZFBkQRzKHXp4AnlE3eX1X3vAuT4cMm/view" TargetMode="External"/><Relationship Id="rId407" Type="http://schemas.openxmlformats.org/officeDocument/2006/relationships/hyperlink" Target="https://drive.google.com/file/d/0B1qb0_OLhDrDRFhESFAzQlEwTVU/view?usp=sharing" TargetMode="External"/><Relationship Id="rId449" Type="http://schemas.openxmlformats.org/officeDocument/2006/relationships/hyperlink" Target="https://drive.google.com/file/d/0B1qb0_OLhDrDdTY4cTJIcENRMG8/view" TargetMode="External"/><Relationship Id="rId211" Type="http://schemas.openxmlformats.org/officeDocument/2006/relationships/hyperlink" Target="https://drive.google.com/file/d/1VRHv-ZX8oaEe3ffosM0tpx8OdeBgxE26/view?usp=sharing" TargetMode="External"/><Relationship Id="rId253" Type="http://schemas.openxmlformats.org/officeDocument/2006/relationships/hyperlink" Target="https://drive.google.com/file/d/1-74O6rAmKI5_ImzsMuI-jJZFN3qj72_P/view?usp=sharing" TargetMode="External"/><Relationship Id="rId295" Type="http://schemas.openxmlformats.org/officeDocument/2006/relationships/hyperlink" Target="https://drive.google.com/file/d/0B1qb0_OLhDrDdVI5Uml5Ny1taVk/view?usp=sharing" TargetMode="External"/><Relationship Id="rId309" Type="http://schemas.openxmlformats.org/officeDocument/2006/relationships/hyperlink" Target="https://drive.google.com/file/d/1Yf3gA5zwNirBVLHhNVRUmSL-8B66h1jt/view?usp=sharing" TargetMode="External"/><Relationship Id="rId460" Type="http://schemas.openxmlformats.org/officeDocument/2006/relationships/hyperlink" Target="https://drive.google.com/file/d/1aeWyzzEE5k4NQn_9ztrliizAotJ88BHI/view?usp=sharing" TargetMode="External"/><Relationship Id="rId516" Type="http://schemas.openxmlformats.org/officeDocument/2006/relationships/hyperlink" Target="https://drive.google.com/file/d/0B1qb0_OLhDrDMlFiT05iNFlPR0E/view?usp=sharing" TargetMode="External"/><Relationship Id="rId48" Type="http://schemas.openxmlformats.org/officeDocument/2006/relationships/hyperlink" Target="https://drive.google.com/file/d/1ay28qx17zBkvSJosfVC7u-ScPPjORlQK/view?usp=sharing" TargetMode="External"/><Relationship Id="rId113" Type="http://schemas.openxmlformats.org/officeDocument/2006/relationships/hyperlink" Target="https://i.4pcdn.org/tg/1439117812254.pdf" TargetMode="External"/><Relationship Id="rId320" Type="http://schemas.openxmlformats.org/officeDocument/2006/relationships/hyperlink" Target="https://drive.google.com/file/d/0B1qb0_OLhDrDTFl0REZwa3VVT2s/view?usp=sharing" TargetMode="External"/><Relationship Id="rId155" Type="http://schemas.openxmlformats.org/officeDocument/2006/relationships/hyperlink" Target="https://drive.google.com/file/d/0B1qb0_OLhDrDTDk0M0NsYjBpdGc/view?usp=sharing" TargetMode="External"/><Relationship Id="rId197" Type="http://schemas.openxmlformats.org/officeDocument/2006/relationships/hyperlink" Target="https://drive.google.com/file/d/1VvXfVtfJ3lDM5At79uVw3RHgjjNSinA-/view?usp=sharing" TargetMode="External"/><Relationship Id="rId362" Type="http://schemas.openxmlformats.org/officeDocument/2006/relationships/hyperlink" Target="https://drive.google.com/file/d/1x0lpzJhl02SGKvz5U9VFcOkE5FDGO1-G/view?usp=sharing" TargetMode="External"/><Relationship Id="rId418" Type="http://schemas.openxmlformats.org/officeDocument/2006/relationships/hyperlink" Target="https://drive.google.com/file/d/0B1qb0_OLhDrDZUpZN2dGeFV6bG8/view" TargetMode="External"/><Relationship Id="rId222" Type="http://schemas.openxmlformats.org/officeDocument/2006/relationships/hyperlink" Target="https://drive.google.com/file/d/0B1qb0_OLhDrDT21vaGxpd2tMSWs/view?usp=sharing" TargetMode="External"/><Relationship Id="rId264" Type="http://schemas.openxmlformats.org/officeDocument/2006/relationships/hyperlink" Target="https://drive.google.com/file/d/14cvqk7jlOzplBQER26WMDxkyRe7j5NOp/view?usp=sharing" TargetMode="External"/><Relationship Id="rId471" Type="http://schemas.openxmlformats.org/officeDocument/2006/relationships/hyperlink" Target="https://drive.google.com/file/d/1HIs3375fjJhp3PxbM7rHmTLjdZx0iS0I/view?usp=sharing" TargetMode="External"/><Relationship Id="rId17" Type="http://schemas.openxmlformats.org/officeDocument/2006/relationships/hyperlink" Target="https://drive.google.com/file/d/0B1qb0_OLhDrDNlFkb25lRy04RG8/view?usp=sharing" TargetMode="External"/><Relationship Id="rId59" Type="http://schemas.openxmlformats.org/officeDocument/2006/relationships/hyperlink" Target="https://drive.google.com/file/d/0B1qb0_OLhDrDYWE3eFVfSmllc2M/view?usp=sharing" TargetMode="External"/><Relationship Id="rId124" Type="http://schemas.openxmlformats.org/officeDocument/2006/relationships/hyperlink" Target="https://drive.google.com/file/d/0B1qb0_OLhDrDckpDWU5rV08yY3M/view?usp=sharing" TargetMode="External"/><Relationship Id="rId527" Type="http://schemas.openxmlformats.org/officeDocument/2006/relationships/hyperlink" Target="https://drive.google.com/file/d/1DLPuOcIsbH6MU5_y9gNTHE78P9-Ry_yi/view?usp=sharing" TargetMode="External"/><Relationship Id="rId70" Type="http://schemas.openxmlformats.org/officeDocument/2006/relationships/hyperlink" Target="https://drive.google.com/file/d/1coHXH9_H0wza5b65B4RMs48gwsUXA9Iq/view?usp=sharing" TargetMode="External"/><Relationship Id="rId166" Type="http://schemas.openxmlformats.org/officeDocument/2006/relationships/hyperlink" Target="https://drive.google.com/file/d/15R__uycdKjNaqMx4s-Lx7b4cvuUDtJt1/view?usp=sharing" TargetMode="External"/><Relationship Id="rId331" Type="http://schemas.openxmlformats.org/officeDocument/2006/relationships/hyperlink" Target="https://drive.google.com/file/d/1amun6eLKV1kp0PlUv-uUvPj-Frxw0Ahf/view?usp=sharing" TargetMode="External"/><Relationship Id="rId373" Type="http://schemas.openxmlformats.org/officeDocument/2006/relationships/hyperlink" Target="https://drive.google.com/file/d/0B1qb0_OLhDrDRUIxREVZbjF0bjQ/view?usp=sharing" TargetMode="External"/><Relationship Id="rId429" Type="http://schemas.openxmlformats.org/officeDocument/2006/relationships/hyperlink" Target="https://drive.google.com/file/d/0B1qb0_OLhDrDS3J6X3NXVzZpSzA/view?usp=sharing" TargetMode="External"/><Relationship Id="rId1" Type="http://schemas.openxmlformats.org/officeDocument/2006/relationships/styles" Target="styles.xml"/><Relationship Id="rId233" Type="http://schemas.openxmlformats.org/officeDocument/2006/relationships/hyperlink" Target="https://drive.google.com/file/d/0B1qb0_OLhDrDUjZCXzUxYUdpYlU/view?usp=sharing" TargetMode="External"/><Relationship Id="rId440" Type="http://schemas.openxmlformats.org/officeDocument/2006/relationships/hyperlink" Target="https://drive.google.com/file/d/1OfqdAYcftuA_AHiiizoAPL7-cY7mBBto/view?usp=sharing" TargetMode="External"/><Relationship Id="rId28" Type="http://schemas.openxmlformats.org/officeDocument/2006/relationships/hyperlink" Target="https://drive.google.com/file/d/1dVvEd-O8821vwr_zdGGML0CXjtaiuG8d/view" TargetMode="External"/><Relationship Id="rId275" Type="http://schemas.openxmlformats.org/officeDocument/2006/relationships/hyperlink" Target="https://drive.google.com/file/d/0B1qb0_OLhDrDTzFJZ0NjRml1T1U/view?usp=sharing" TargetMode="External"/><Relationship Id="rId300" Type="http://schemas.openxmlformats.org/officeDocument/2006/relationships/hyperlink" Target="https://drive.google.com/file/d/0By8NY-NO4-N5c0NTbFdoSEFMVkE/view?usp=sharing" TargetMode="External"/><Relationship Id="rId482" Type="http://schemas.openxmlformats.org/officeDocument/2006/relationships/hyperlink" Target="https://drive.google.com/file/d/0B1qb0_OLhDrDSnpLV2Y2cUgwSUk/view?usp=sharing" TargetMode="External"/><Relationship Id="rId538" Type="http://schemas.openxmlformats.org/officeDocument/2006/relationships/hyperlink" Target="https://drive.google.com/file/d/1qI7YXvgg_nUAZ8BQJkbGTYcIEqPiPgxv/view" TargetMode="External"/><Relationship Id="rId81" Type="http://schemas.openxmlformats.org/officeDocument/2006/relationships/hyperlink" Target="https://drive.google.com/file/d/15IyeadVCix02IJ1Z3lw3nxe90jBCo4GN/view?usp=sharing" TargetMode="External"/><Relationship Id="rId135" Type="http://schemas.openxmlformats.org/officeDocument/2006/relationships/hyperlink" Target="https://drive.google.com/file/d/0B1qb0_OLhDrDYVpOZC1qcGFGOHc/view?usp=sharing" TargetMode="External"/><Relationship Id="rId177" Type="http://schemas.openxmlformats.org/officeDocument/2006/relationships/hyperlink" Target="https://drive.google.com/file/d/1GbFlMzW_TA_tESr7j_ncuX3ZOW8EG9xj/view?usp=sharing" TargetMode="External"/><Relationship Id="rId342" Type="http://schemas.openxmlformats.org/officeDocument/2006/relationships/hyperlink" Target="https://drive.google.com/file/d/1W64cND6_N4yEds23J1NklRoUtd2xyWyh/view?usp=sharing" TargetMode="External"/><Relationship Id="rId384" Type="http://schemas.openxmlformats.org/officeDocument/2006/relationships/hyperlink" Target="https://drive.google.com/file/d/0B1qb0_OLhDrDZXExQUxoWnBLTm8/view?usp=sharing" TargetMode="External"/><Relationship Id="rId202" Type="http://schemas.openxmlformats.org/officeDocument/2006/relationships/hyperlink" Target="https://drive.google.com/file/d/1iwailWifdvgHfRxsme52qAmvw1YJGjvn/view?usp=sharing" TargetMode="External"/><Relationship Id="rId244" Type="http://schemas.openxmlformats.org/officeDocument/2006/relationships/hyperlink" Target="https://drive.google.com/file/d/0B1qb0_OLhDrDNUJsN216OGpfbTg/view?usp=sharing" TargetMode="External"/><Relationship Id="rId39" Type="http://schemas.openxmlformats.org/officeDocument/2006/relationships/hyperlink" Target="https://drive.google.com/file/d/0B1qb0_OLhDrDaEdra3I2SXZxczQ/view?usp=sharing" TargetMode="External"/><Relationship Id="rId286" Type="http://schemas.openxmlformats.org/officeDocument/2006/relationships/hyperlink" Target="https://drive.google.com/file/d/18DvIg0YlwfNQbG7Qmc7JXlaook3eNZuF/view?usp=sharing" TargetMode="External"/><Relationship Id="rId451" Type="http://schemas.openxmlformats.org/officeDocument/2006/relationships/hyperlink" Target="https://www.docdroid.net/3v7ta3I/project-arms-v101-pdf" TargetMode="External"/><Relationship Id="rId493" Type="http://schemas.openxmlformats.org/officeDocument/2006/relationships/hyperlink" Target="https://drive.google.com/file/d/0B1qb0_OLhDrDWkpzclB2ZWoza1k/view?usp=sharing" TargetMode="External"/><Relationship Id="rId507" Type="http://schemas.openxmlformats.org/officeDocument/2006/relationships/hyperlink" Target="https://drive.google.com/file/d/0B1qb0_OLhDrDYTlYaHItLUQ0MjA/view?usp=sharing" TargetMode="External"/><Relationship Id="rId549" Type="http://schemas.openxmlformats.org/officeDocument/2006/relationships/hyperlink" Target="https://img.fireden.net/tg/image/1456/81/1456811384028.pdf" TargetMode="External"/><Relationship Id="rId50" Type="http://schemas.openxmlformats.org/officeDocument/2006/relationships/hyperlink" Target="https://drive.google.com/file/d/177Ih029EVI--i25V2b-wy4aj7RcLDBGK/view?usp=sharing" TargetMode="External"/><Relationship Id="rId104" Type="http://schemas.openxmlformats.org/officeDocument/2006/relationships/hyperlink" Target="https://drive.google.com/file/d/1Rz1vH5DScRsCw9iSUU4hVi6rTQ5ZwaiF/view?usp=sharing" TargetMode="External"/><Relationship Id="rId146" Type="http://schemas.openxmlformats.org/officeDocument/2006/relationships/hyperlink" Target="https://drive.google.com/file/d/1oZc4EM7eEyGj7nP4Zb-DKMJw4I_Froux/view?usp=sharing" TargetMode="External"/><Relationship Id="rId188" Type="http://schemas.openxmlformats.org/officeDocument/2006/relationships/hyperlink" Target="https://drive.google.com/file/d/1isZuxxVuFCzQAl1YRScAK0DPM6WzMkme/view?usp=sharing" TargetMode="External"/><Relationship Id="rId311" Type="http://schemas.openxmlformats.org/officeDocument/2006/relationships/hyperlink" Target="https://drive.google.com/file/d/1PqomolerdvLTCzI9sZ4-Gtwwj3A4cN5y/view?usp=sharing" TargetMode="External"/><Relationship Id="rId353" Type="http://schemas.openxmlformats.org/officeDocument/2006/relationships/hyperlink" Target="https://pdfhost.io/v/OHS5hdFer_Keys_of_the_Kingdom_Jumpchain_By_Heavenicarus_10pdf.pdf" TargetMode="External"/><Relationship Id="rId395" Type="http://schemas.openxmlformats.org/officeDocument/2006/relationships/hyperlink" Target="https://drive.google.com/file/d/11qpvI-NeFmd1StwR8hYL9V5Dqqa9acQK/view" TargetMode="External"/><Relationship Id="rId409" Type="http://schemas.openxmlformats.org/officeDocument/2006/relationships/hyperlink" Target="https://drive.google.com/file/d/0B1qb0_OLhDrDVndWODZ4RDdNTUk/view?usp=sharing" TargetMode="External"/><Relationship Id="rId92" Type="http://schemas.openxmlformats.org/officeDocument/2006/relationships/hyperlink" Target="https://drive.google.com/file/d/0B9Py9r7IIVBdN1l3bHFoWld5X1E/view" TargetMode="External"/><Relationship Id="rId213" Type="http://schemas.openxmlformats.org/officeDocument/2006/relationships/hyperlink" Target="https://drive.google.com/file/d/1FnzSHtXC4CdfQFXc7177BJBJxg5JMjoW/view?usp=sharing" TargetMode="External"/><Relationship Id="rId420" Type="http://schemas.openxmlformats.org/officeDocument/2006/relationships/hyperlink" Target="https://drive.google.com/file/d/1rJFqdGTvvgw4MsGe9PSWBil_YMvEDU4H/view?usp=sharing" TargetMode="External"/><Relationship Id="rId255" Type="http://schemas.openxmlformats.org/officeDocument/2006/relationships/hyperlink" Target="https://drive.google.com/file/d/13uqxc6XiFADMJInDUloAVCoJCrdnOX1v/view?usp=sharing" TargetMode="External"/><Relationship Id="rId297" Type="http://schemas.openxmlformats.org/officeDocument/2006/relationships/hyperlink" Target="https://drive.google.com/file/d/0B1qb0_OLhDrDTWZsaEhLOEp2QzQ/view?usp=sharing" TargetMode="External"/><Relationship Id="rId462" Type="http://schemas.openxmlformats.org/officeDocument/2006/relationships/hyperlink" Target="https://drive.google.com/file/d/11Pd02-x_7qFqxmRgsA7RAo3phkvD3cHO/view?usp=sharing" TargetMode="External"/><Relationship Id="rId518" Type="http://schemas.openxmlformats.org/officeDocument/2006/relationships/hyperlink" Target="https://imgur.com/a/NbHFk" TargetMode="External"/><Relationship Id="rId115" Type="http://schemas.openxmlformats.org/officeDocument/2006/relationships/hyperlink" Target="https://drive.google.com/file/d/1il2o5ckSAMOCMqosBrcT96Yv_zlAp8QJ/view?usp=sharing" TargetMode="External"/><Relationship Id="rId157" Type="http://schemas.openxmlformats.org/officeDocument/2006/relationships/hyperlink" Target="https://drive.google.com/file/d/1Blr2XvMlhnLoUoeOwCoEN2vhSg_0Ygrf/view?usp=sharing" TargetMode="External"/><Relationship Id="rId322" Type="http://schemas.openxmlformats.org/officeDocument/2006/relationships/hyperlink" Target="https://drive.google.com/file/d/1tbF68UdGRa3PeE4ZE6RI9It0-KC-aDqV/view" TargetMode="External"/><Relationship Id="rId364" Type="http://schemas.openxmlformats.org/officeDocument/2006/relationships/hyperlink" Target="https://drive.google.com/file/d/1DBvtPuvg9y1hkSdSnHmXhDe84rUe94Vy/view?usp=sharing" TargetMode="External"/><Relationship Id="rId61" Type="http://schemas.openxmlformats.org/officeDocument/2006/relationships/hyperlink" Target="https://drive.google.com/file/d/0B1qb0_OLhDrDYVFlSDdwdWZBRDQ/view" TargetMode="External"/><Relationship Id="rId199" Type="http://schemas.openxmlformats.org/officeDocument/2006/relationships/hyperlink" Target="https://drive.google.com/file/d/18NoGqTj5Oo0EUiGrkCtydnDSniJvfqK-/view?usp=sharing" TargetMode="External"/><Relationship Id="rId19" Type="http://schemas.openxmlformats.org/officeDocument/2006/relationships/hyperlink" Target="https://i.4pcdn.org/tg/1446356665770.pdf" TargetMode="External"/><Relationship Id="rId224" Type="http://schemas.openxmlformats.org/officeDocument/2006/relationships/hyperlink" Target="https://drive.google.com/file/d/0B1qb0_OLhDrDMkVzQnNkdkI0LTg/view" TargetMode="External"/><Relationship Id="rId266" Type="http://schemas.openxmlformats.org/officeDocument/2006/relationships/hyperlink" Target="https://drive.google.com/file/d/1i0upDVf1RuRGWyHMaUG314xw1ew6B7OT/view?usp=sharing" TargetMode="External"/><Relationship Id="rId431" Type="http://schemas.openxmlformats.org/officeDocument/2006/relationships/hyperlink" Target="https://drive.google.com/file/d/0B1qb0_OLhDrDdjVmM3lWYmt3U3M/view?usp=sharing" TargetMode="External"/><Relationship Id="rId473" Type="http://schemas.openxmlformats.org/officeDocument/2006/relationships/hyperlink" Target="https://drive.google.com/file/d/18dAaCK4gTtzDJOhmZzFGHO2eFVTci7-T/view" TargetMode="External"/><Relationship Id="rId529" Type="http://schemas.openxmlformats.org/officeDocument/2006/relationships/hyperlink" Target="https://docs.google.com/document/d/1ERmcXrlk-9W6VR7WzhJ-J22GnDAZ0jAwyMIPdkt77Mc/edit" TargetMode="External"/><Relationship Id="rId30" Type="http://schemas.openxmlformats.org/officeDocument/2006/relationships/hyperlink" Target="https://drive.google.com/file/d/1tCmQrH_p33xhppaX86-2L8rQTXLvKSyz/view?usp=sharing" TargetMode="External"/><Relationship Id="rId126" Type="http://schemas.openxmlformats.org/officeDocument/2006/relationships/hyperlink" Target="https://drive.google.com/file/d/1ViUUsSWmWMSR45MeWJ9N-IkYhPiL0pl5/view?usp=sharing" TargetMode="External"/><Relationship Id="rId168" Type="http://schemas.openxmlformats.org/officeDocument/2006/relationships/hyperlink" Target="https://drive.google.com/file/d/15rOMrlnFYgM6vkEakJTMPxIyx0MHKh0t/view?usp=sharing" TargetMode="External"/><Relationship Id="rId333" Type="http://schemas.openxmlformats.org/officeDocument/2006/relationships/hyperlink" Target="https://drive.google.com/file/d/1Duv8GxXf-66PjktVSGgdzqk1uzeXRSUW/view" TargetMode="External"/><Relationship Id="rId540" Type="http://schemas.openxmlformats.org/officeDocument/2006/relationships/hyperlink" Target="https://i.4pcdn.org/tg/1502279112826.pdf" TargetMode="External"/><Relationship Id="rId72" Type="http://schemas.openxmlformats.org/officeDocument/2006/relationships/hyperlink" Target="https://drive.google.com/file/d/0B1qb0_OLhDrDX0pGc0ZNay1mWm8/view?usp=sharing" TargetMode="External"/><Relationship Id="rId375" Type="http://schemas.openxmlformats.org/officeDocument/2006/relationships/hyperlink" Target="https://drive.google.com/file/d/0B1qb0_OLhDrDUTlKTldxZERzbFk/view?usp=sharing" TargetMode="External"/><Relationship Id="rId3" Type="http://schemas.openxmlformats.org/officeDocument/2006/relationships/webSettings" Target="webSettings.xml"/><Relationship Id="rId235" Type="http://schemas.openxmlformats.org/officeDocument/2006/relationships/hyperlink" Target="https://drive.google.com/file/d/15FVdLmh_tDz8UN7Qvu3qecPtiPW3wTYv/view" TargetMode="External"/><Relationship Id="rId277" Type="http://schemas.openxmlformats.org/officeDocument/2006/relationships/hyperlink" Target="https://drive.google.com/file/d/1clHufYlBNZtPfxL4IHEm_yU73cWwzgNK/view?usp=sharing" TargetMode="External"/><Relationship Id="rId400" Type="http://schemas.openxmlformats.org/officeDocument/2006/relationships/hyperlink" Target="https://drive.google.com/file/d/0B1qb0_OLhDrDWGRhS3NzUlVGd0k/view?usp=sharing" TargetMode="External"/><Relationship Id="rId442" Type="http://schemas.openxmlformats.org/officeDocument/2006/relationships/hyperlink" Target="https://drive.google.com/file/d/1r2bXsyAST-vI2gt7K5d1yFhNH_dNeplz/view?usp=sharing" TargetMode="External"/><Relationship Id="rId484" Type="http://schemas.openxmlformats.org/officeDocument/2006/relationships/hyperlink" Target="https://drive.google.com/file/d/0B1qb0_OLhDrDc25GWmJIWjd5aEE/view?usp=sharing" TargetMode="External"/><Relationship Id="rId137" Type="http://schemas.openxmlformats.org/officeDocument/2006/relationships/hyperlink" Target="https://drive.google.com/file/d/1rCBvQ-0OXRoY9b-rHJfRHdc73Nv_is-K/view?usp=sharing" TargetMode="External"/><Relationship Id="rId302" Type="http://schemas.openxmlformats.org/officeDocument/2006/relationships/hyperlink" Target="https://drive.google.com/file/d/163MnAVwHdI_BJ0n5laxP5sZYB0gtEdIO/view?usp=sharing" TargetMode="External"/><Relationship Id="rId344" Type="http://schemas.openxmlformats.org/officeDocument/2006/relationships/hyperlink" Target="https://drive.google.com/file/d/0B1qb0_OLhDrDNDBXQkRPQzIyY2s/view?usp=sharing" TargetMode="External"/><Relationship Id="rId41" Type="http://schemas.openxmlformats.org/officeDocument/2006/relationships/hyperlink" Target="https://drive.google.com/file/d/0B1qb0_OLhDrDMEZkR28xNF91OGM/view?usp=sharing" TargetMode="External"/><Relationship Id="rId83" Type="http://schemas.openxmlformats.org/officeDocument/2006/relationships/hyperlink" Target="https://drive.google.com/file/d/16V35ce65Quq_uiEiQMMjwbS4w1vu44Xl/view?usp=sharing" TargetMode="External"/><Relationship Id="rId179" Type="http://schemas.openxmlformats.org/officeDocument/2006/relationships/hyperlink" Target="https://docs.google.com/document/d/1VXLk2EIwoej5wr4EMICQWkdCKjDqdos3-CPaccKZN4w/edit?usp=sharing" TargetMode="External"/><Relationship Id="rId386" Type="http://schemas.openxmlformats.org/officeDocument/2006/relationships/hyperlink" Target="https://drive.google.com/file/d/0B1qb0_OLhDrDSWhIOUlOYllrRTg/view?usp=sharing" TargetMode="External"/><Relationship Id="rId551" Type="http://schemas.openxmlformats.org/officeDocument/2006/relationships/hyperlink" Target="https://drive.google.com/file/d/1jmc0WCErSa-XIZ6ScDNnrlHed7k_iHig/view" TargetMode="External"/><Relationship Id="rId190" Type="http://schemas.openxmlformats.org/officeDocument/2006/relationships/hyperlink" Target="https://drive.google.com/file/d/1dAMlPSMQGENSpv-YPHgAZGO3hts0uRrx/view?usp=sharing" TargetMode="External"/><Relationship Id="rId204" Type="http://schemas.openxmlformats.org/officeDocument/2006/relationships/hyperlink" Target="https://drive.google.com/file/d/1qFwbYTSTorRn0SP3wTCdgSdwPNkkOpFS/view?usp=sharing" TargetMode="External"/><Relationship Id="rId246" Type="http://schemas.openxmlformats.org/officeDocument/2006/relationships/hyperlink" Target="https://drive.google.com/file/d/0B1qb0_OLhDrDdC1CVWduemRzLVE/view?usp=sharing" TargetMode="External"/><Relationship Id="rId288" Type="http://schemas.openxmlformats.org/officeDocument/2006/relationships/hyperlink" Target="https://drive.google.com/file/d/1w3rjd0OGV_aVhVqCOGxXtB72QEIO-s4a/view?usp=sharing" TargetMode="External"/><Relationship Id="rId411" Type="http://schemas.openxmlformats.org/officeDocument/2006/relationships/hyperlink" Target="https://drive.google.com/file/d/1FApujy9ErEXf2lVlQ7mJJ_LKcwMPvT4Q/view" TargetMode="External"/><Relationship Id="rId453" Type="http://schemas.openxmlformats.org/officeDocument/2006/relationships/hyperlink" Target="https://drive.google.com/file/d/0B1qb0_OLhDrDN0VjSlFjSmRBdm8/view?usp=sharing" TargetMode="External"/><Relationship Id="rId509" Type="http://schemas.openxmlformats.org/officeDocument/2006/relationships/hyperlink" Target="https://drive.google.com/file/d/0B1qb0_OLhDrDcGFFaml2Z1NVMlE/view?usp=sharing" TargetMode="External"/><Relationship Id="rId106" Type="http://schemas.openxmlformats.org/officeDocument/2006/relationships/hyperlink" Target="https://drive.google.com/file/d/1_mucOf-cgxwSxFR2xJ1FrXaQ9u_J1Inh/view?usp=sharing" TargetMode="External"/><Relationship Id="rId313" Type="http://schemas.openxmlformats.org/officeDocument/2006/relationships/hyperlink" Target="https://drive.google.com/file/d/0B1qb0_OLhDrDM2J2TjFfZGQ0VE0/view?usp=sharing" TargetMode="External"/><Relationship Id="rId495" Type="http://schemas.openxmlformats.org/officeDocument/2006/relationships/hyperlink" Target="https://drive.google.com/file/d/0B1qb0_OLhDrDLTk2QTFTYTFMS0U/view?usp=sharing" TargetMode="External"/><Relationship Id="rId10" Type="http://schemas.openxmlformats.org/officeDocument/2006/relationships/hyperlink" Target="https://drive.google.com/file/d/0B1qb0_OLhDrDTWlQQUpmWnozaTA/view?usp=sharing" TargetMode="External"/><Relationship Id="rId52" Type="http://schemas.openxmlformats.org/officeDocument/2006/relationships/hyperlink" Target="https://drive.google.com/file/d/1_-wFyw5QXJI5GMIE0TXURTt0hp8f7oOr/view?usp=sharing" TargetMode="External"/><Relationship Id="rId94" Type="http://schemas.openxmlformats.org/officeDocument/2006/relationships/hyperlink" Target="https://drive.google.com/file/d/0B1qb0_OLhDrDRklzUWlQQW5Qa3M/view?usp=sharing" TargetMode="External"/><Relationship Id="rId148" Type="http://schemas.openxmlformats.org/officeDocument/2006/relationships/hyperlink" Target="https://drive.google.com/file/d/1DT49w4KgMVvUwbYmlaWJF2Mve2l-umhz/view?usp=sharing" TargetMode="External"/><Relationship Id="rId355" Type="http://schemas.openxmlformats.org/officeDocument/2006/relationships/hyperlink" Target="https://drive.google.com/file/d/0B1qb0_OLhDrDZXE2ZGNtTEZjU1U/view?usp=sharing" TargetMode="External"/><Relationship Id="rId397" Type="http://schemas.openxmlformats.org/officeDocument/2006/relationships/hyperlink" Target="https://drive.google.com/file/d/0B1qb0_OLhDrDaExLaFB1eF8zTHc/view?usp=sharing" TargetMode="External"/><Relationship Id="rId520" Type="http://schemas.openxmlformats.org/officeDocument/2006/relationships/hyperlink" Target="https://drive.google.com/file/d/0B1qb0_OLhDrDLUdsc0Nrd0oyN0k/view" TargetMode="External"/><Relationship Id="rId215" Type="http://schemas.openxmlformats.org/officeDocument/2006/relationships/hyperlink" Target="https://drive.google.com/file/d/0B1qb0_OLhDrDY085N3p0NDdVM3M/view" TargetMode="External"/><Relationship Id="rId257" Type="http://schemas.openxmlformats.org/officeDocument/2006/relationships/hyperlink" Target="https://drive.google.com/file/d/1Lq1koKUgdiOQm1jt95jfByaLu2SQ6A-6/view?usp=sharing" TargetMode="External"/><Relationship Id="rId422" Type="http://schemas.openxmlformats.org/officeDocument/2006/relationships/hyperlink" Target="https://drive.google.com/file/d/1M_Uk70n6zzAmfXJLy1GuKFjYvb-74slR/view" TargetMode="External"/><Relationship Id="rId464" Type="http://schemas.openxmlformats.org/officeDocument/2006/relationships/hyperlink" Target="https://drive.google.com/file/d/0B1qb0_OLhDrDUjl2dFk3NjhURnM/view?usp=sharing" TargetMode="External"/><Relationship Id="rId299" Type="http://schemas.openxmlformats.org/officeDocument/2006/relationships/hyperlink" Target="https://drive.google.com/file/d/0B1qb0_OLhDrDdTlwOGdFMXVvbUk/view?usp=sharing" TargetMode="External"/><Relationship Id="rId63" Type="http://schemas.openxmlformats.org/officeDocument/2006/relationships/hyperlink" Target="https://drive.google.com/file/d/1SBfXdPQYik_zw5-qImuzAZOzVlVigpSp/view?usp=sharing" TargetMode="External"/><Relationship Id="rId159" Type="http://schemas.openxmlformats.org/officeDocument/2006/relationships/hyperlink" Target="https://drive.google.com/file/d/0B1qb0_OLhDrDVmVDQ2Z1bDNsUGc/view?usp=sharing" TargetMode="External"/><Relationship Id="rId366" Type="http://schemas.openxmlformats.org/officeDocument/2006/relationships/hyperlink" Target="https://drive.google.com/file/d/1kwpyg2G_xL_r8ZkKZhpxSqlxqpk_lHjJ/view?usp=sharing" TargetMode="External"/><Relationship Id="rId226" Type="http://schemas.openxmlformats.org/officeDocument/2006/relationships/hyperlink" Target="https://drive.google.com/file/d/0B1qb0_OLhDrDdEF0aDlIbG1IU1E/view?usp=sharing" TargetMode="External"/><Relationship Id="rId433" Type="http://schemas.openxmlformats.org/officeDocument/2006/relationships/hyperlink" Target="https://drive.google.com/file/d/1WOD5E3eue8BNRGU2C_l5o3e3Hs1AsEYq/view?usp=sharing" TargetMode="External"/><Relationship Id="rId74" Type="http://schemas.openxmlformats.org/officeDocument/2006/relationships/hyperlink" Target="https://drive.google.com/file/d/0B1qb0_OLhDrDdnAyLV9zT1hxN0k/view?usp=sharing" TargetMode="External"/><Relationship Id="rId377" Type="http://schemas.openxmlformats.org/officeDocument/2006/relationships/hyperlink" Target="https://drive.google.com/file/d/1bSNOA3vrY3vDxWwL2pWfavQgM1F98kW2/view?usp=sharing" TargetMode="External"/><Relationship Id="rId500" Type="http://schemas.openxmlformats.org/officeDocument/2006/relationships/hyperlink" Target="https://drive.google.com/file/d/1T9QJqRjLdwAQVCr4weShzRbrLSQOOdpS/view" TargetMode="External"/><Relationship Id="rId5" Type="http://schemas.openxmlformats.org/officeDocument/2006/relationships/hyperlink" Target="https://drive.google.com/file/d/1Lz1ctLDPtXTtOYSXde9xPMcybDfxkHVB/view?usp=sharing" TargetMode="External"/><Relationship Id="rId237" Type="http://schemas.openxmlformats.org/officeDocument/2006/relationships/hyperlink" Target="https://drive.google.com/file/d/0B1qb0_OLhDrDZk5NSWNGSHM0RzA/view?usp=sharing" TargetMode="External"/><Relationship Id="rId444" Type="http://schemas.openxmlformats.org/officeDocument/2006/relationships/hyperlink" Target="https://drive.google.com/file/d/1YMybydqqKmt-K1hI53sCwHUjE1V9m5To/view?usp=sharing" TargetMode="External"/><Relationship Id="rId290" Type="http://schemas.openxmlformats.org/officeDocument/2006/relationships/hyperlink" Target="https://imgur.com/a/MQLZObL" TargetMode="External"/><Relationship Id="rId304" Type="http://schemas.openxmlformats.org/officeDocument/2006/relationships/hyperlink" Target="https://drive.google.com/file/d/1oksUsDWp7AxBCRSk2RVy8bduv8bOx7CJ/view?usp=sharing" TargetMode="External"/><Relationship Id="rId388" Type="http://schemas.openxmlformats.org/officeDocument/2006/relationships/hyperlink" Target="https://drive.google.com/file/d/11BNCwK3jwyJFl73peQcVaIYcQfZgMaFR/view?usp=sharing" TargetMode="External"/><Relationship Id="rId511" Type="http://schemas.openxmlformats.org/officeDocument/2006/relationships/hyperlink" Target="https://drive.google.com/file/d/0B1qb0_OLhDrDOHM3R1RDRnRQcDg/view?usp=sharing" TargetMode="External"/><Relationship Id="rId85" Type="http://schemas.openxmlformats.org/officeDocument/2006/relationships/hyperlink" Target="https://drive.google.com/file/d/0B1qb0_OLhDrDUlN1em9kTllPUzQ/view?usp=sharing" TargetMode="External"/><Relationship Id="rId150" Type="http://schemas.openxmlformats.org/officeDocument/2006/relationships/hyperlink" Target="https://drive.google.com/file/d/0B1qb0_OLhDrDd3V6VWY0U2hoRTQ/view?usp=sharing" TargetMode="External"/><Relationship Id="rId248" Type="http://schemas.openxmlformats.org/officeDocument/2006/relationships/hyperlink" Target="https://drive.google.com/file/d/0B1qb0_OLhDrDTnJ6Z1hCd0dscXc/view?usp=sharing" TargetMode="External"/><Relationship Id="rId455" Type="http://schemas.openxmlformats.org/officeDocument/2006/relationships/hyperlink" Target="https://drive.google.com/file/d/1JeDcWUwVYQKxh5WKO5cOwi0Rk4xThH2o/view?usp=sharing" TargetMode="External"/><Relationship Id="rId12" Type="http://schemas.openxmlformats.org/officeDocument/2006/relationships/hyperlink" Target="https://drive.google.com/file/d/0B1qb0_OLhDrDTWtVN0FkMUhjYVU/view?usp=sharing" TargetMode="External"/><Relationship Id="rId108" Type="http://schemas.openxmlformats.org/officeDocument/2006/relationships/hyperlink" Target="https://drive.google.com/file/d/1PzU2FibHtLGLL7KS7VNwSKv4iEY3al3f/view" TargetMode="External"/><Relationship Id="rId315" Type="http://schemas.openxmlformats.org/officeDocument/2006/relationships/hyperlink" Target="https://drive.google.com/file/d/0B1qb0_OLhDrDTDFBRVkxbU40MEk/view?usp=sharing" TargetMode="External"/><Relationship Id="rId522" Type="http://schemas.openxmlformats.org/officeDocument/2006/relationships/hyperlink" Target="https://drive.google.com/file/d/1kwCN3WEdRu1ZRdPeGBaV_Kh9JUMcbtB1/view" TargetMode="External"/><Relationship Id="rId96" Type="http://schemas.openxmlformats.org/officeDocument/2006/relationships/hyperlink" Target="https://drive.google.com/file/d/0B5-2fmC98oF_MDd4SE5GMmFVekU/view?usp=sharing" TargetMode="External"/><Relationship Id="rId161" Type="http://schemas.openxmlformats.org/officeDocument/2006/relationships/hyperlink" Target="https://drive.google.com/file/d/1c7TrOZV2dtSpwj0rhVYaxlEHdyIwuoMA/view?usp=sharing" TargetMode="External"/><Relationship Id="rId399" Type="http://schemas.openxmlformats.org/officeDocument/2006/relationships/hyperlink" Target="https://drive.google.com/file/d/0B1qb0_OLhDrDV1Z3X1I0TVMtaHc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9604</Words>
  <Characters>54744</Characters>
  <Application>Microsoft Office Word</Application>
  <DocSecurity>0</DocSecurity>
  <Lines>456</Lines>
  <Paragraphs>128</Paragraphs>
  <ScaleCrop>false</ScaleCrop>
  <Company/>
  <LinksUpToDate>false</LinksUpToDate>
  <CharactersWithSpaces>64220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Arthur Palmer</cp:lastModifiedBy>
  <cp:revision>2</cp:revision>
  <dcterms:created xsi:type="dcterms:W3CDTF">2022-03-31T19:29:00Z</dcterms:created>
  <dcterms:modified xsi:type="dcterms:W3CDTF">2022-03-31T19:30:00Z</dcterms:modified>
</cp:coreProperties>
</file>